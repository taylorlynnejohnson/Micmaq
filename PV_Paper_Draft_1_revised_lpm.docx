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83FE6" w14:textId="77777777" w:rsidR="00424079" w:rsidRDefault="00424079" w:rsidP="00424079">
      <w:pPr>
        <w:ind w:right="110"/>
        <w:jc w:val="left"/>
        <w:rPr>
          <w:rFonts w:eastAsia="Arial"/>
          <w:b/>
          <w:bCs/>
          <w:sz w:val="22"/>
          <w:szCs w:val="22"/>
        </w:rPr>
      </w:pPr>
    </w:p>
    <w:p w14:paraId="7EA4D315" w14:textId="6629F912" w:rsidR="00424079" w:rsidRDefault="00424079" w:rsidP="00424079">
      <w:pPr>
        <w:ind w:right="110"/>
        <w:jc w:val="center"/>
        <w:rPr>
          <w:rFonts w:eastAsia="Arial"/>
          <w:b/>
          <w:bCs/>
          <w:sz w:val="22"/>
          <w:szCs w:val="22"/>
        </w:rPr>
      </w:pPr>
      <w:r w:rsidRPr="00424079">
        <w:rPr>
          <w:rFonts w:eastAsia="Arial"/>
          <w:b/>
          <w:bCs/>
          <w:sz w:val="22"/>
          <w:szCs w:val="22"/>
        </w:rPr>
        <w:t xml:space="preserve">TECHNOECONOMIC OPTIMIZATION OF HYBRID PV–CSP–TES SYSTEMS WITH </w:t>
      </w:r>
      <w:proofErr w:type="spellStart"/>
      <w:r>
        <w:rPr>
          <w:rFonts w:eastAsia="Arial"/>
          <w:b/>
          <w:bCs/>
          <w:sz w:val="22"/>
          <w:szCs w:val="22"/>
        </w:rPr>
        <w:t>s</w:t>
      </w:r>
      <w:r w:rsidRPr="00424079">
        <w:rPr>
          <w:rFonts w:eastAsia="Arial"/>
          <w:b/>
          <w:bCs/>
          <w:sz w:val="22"/>
          <w:szCs w:val="22"/>
        </w:rPr>
        <w:t>CO</w:t>
      </w:r>
      <w:proofErr w:type="spellEnd"/>
      <w:r w:rsidRPr="00424079">
        <w:rPr>
          <w:rFonts w:eastAsia="Arial"/>
          <w:b/>
          <w:bCs/>
          <w:sz w:val="22"/>
          <w:szCs w:val="22"/>
        </w:rPr>
        <w:t>₂ BRAYTON CYCLES ACROSS</w:t>
      </w:r>
      <w:r>
        <w:rPr>
          <w:rFonts w:eastAsia="Arial"/>
          <w:b/>
          <w:bCs/>
          <w:sz w:val="22"/>
          <w:szCs w:val="22"/>
        </w:rPr>
        <w:t xml:space="preserve"> </w:t>
      </w:r>
      <w:r w:rsidRPr="00424079">
        <w:rPr>
          <w:rFonts w:eastAsia="Arial"/>
          <w:b/>
          <w:bCs/>
          <w:sz w:val="22"/>
          <w:szCs w:val="22"/>
        </w:rPr>
        <w:t>DIVERSE GEOGRAPHIC LOCATIONS</w:t>
      </w:r>
    </w:p>
    <w:p w14:paraId="34FF0A33" w14:textId="77777777" w:rsidR="00424079" w:rsidRDefault="00424079" w:rsidP="00424079">
      <w:pPr>
        <w:ind w:right="110"/>
        <w:jc w:val="left"/>
        <w:rPr>
          <w:rFonts w:eastAsia="Arial"/>
          <w:b/>
          <w:bCs/>
          <w:sz w:val="22"/>
          <w:szCs w:val="22"/>
        </w:rPr>
      </w:pPr>
    </w:p>
    <w:p w14:paraId="4BF4E522" w14:textId="77777777" w:rsidR="00424079" w:rsidRDefault="00424079" w:rsidP="00424079">
      <w:pPr>
        <w:ind w:right="110"/>
        <w:jc w:val="right"/>
        <w:rPr>
          <w:rFonts w:eastAsia="Arial"/>
          <w:b/>
          <w:bCs/>
          <w:sz w:val="22"/>
          <w:szCs w:val="22"/>
        </w:rPr>
      </w:pPr>
    </w:p>
    <w:p w14:paraId="02FC1D49" w14:textId="5AB5869A" w:rsidR="00424079" w:rsidRPr="00C33EBD" w:rsidRDefault="00424079" w:rsidP="00424079">
      <w:pPr>
        <w:ind w:right="110"/>
        <w:jc w:val="right"/>
        <w:rPr>
          <w:b/>
          <w:sz w:val="22"/>
          <w:szCs w:val="22"/>
        </w:rPr>
        <w:sectPr w:rsidR="00424079" w:rsidRPr="00C33EBD" w:rsidSect="006245E2">
          <w:footerReference w:type="default" r:id="rId10"/>
          <w:pgSz w:w="12240" w:h="15840"/>
          <w:pgMar w:top="1440" w:right="1440" w:bottom="1440" w:left="1440" w:header="720" w:footer="720" w:gutter="0"/>
          <w:cols w:space="720"/>
        </w:sectPr>
      </w:pPr>
    </w:p>
    <w:p w14:paraId="3272FFF5" w14:textId="77777777" w:rsidR="00691CE9" w:rsidRPr="00C33EBD" w:rsidRDefault="00691CE9" w:rsidP="00424079">
      <w:pPr>
        <w:rPr>
          <w:sz w:val="22"/>
          <w:szCs w:val="22"/>
        </w:rPr>
      </w:pPr>
    </w:p>
    <w:p w14:paraId="00D22B28" w14:textId="77777777" w:rsidR="00691CE9" w:rsidRPr="00C33EBD" w:rsidRDefault="00691CE9" w:rsidP="00691CE9">
      <w:pPr>
        <w:rPr>
          <w:sz w:val="22"/>
          <w:szCs w:val="22"/>
        </w:rPr>
      </w:pPr>
    </w:p>
    <w:p w14:paraId="11E6A425" w14:textId="77777777" w:rsidR="00C33EBD" w:rsidRPr="00C33EBD" w:rsidRDefault="00C33EBD" w:rsidP="00691CE9">
      <w:pPr>
        <w:rPr>
          <w:sz w:val="22"/>
          <w:szCs w:val="22"/>
        </w:rPr>
        <w:sectPr w:rsidR="00C33EBD" w:rsidRPr="00C33EBD" w:rsidSect="006245E2">
          <w:type w:val="continuous"/>
          <w:pgSz w:w="12240" w:h="15840"/>
          <w:pgMar w:top="1440" w:right="1440" w:bottom="1440" w:left="1440" w:header="720" w:footer="720" w:gutter="0"/>
          <w:cols w:space="720"/>
        </w:sectPr>
      </w:pPr>
    </w:p>
    <w:p w14:paraId="19CE4625" w14:textId="77777777" w:rsidR="00691CE9" w:rsidRPr="00C33EBD" w:rsidRDefault="00691CE9" w:rsidP="00691CE9">
      <w:pPr>
        <w:rPr>
          <w:sz w:val="22"/>
          <w:szCs w:val="22"/>
        </w:rPr>
        <w:sectPr w:rsidR="00691CE9" w:rsidRPr="00C33EBD" w:rsidSect="006245E2">
          <w:type w:val="continuous"/>
          <w:pgSz w:w="12240" w:h="15840"/>
          <w:pgMar w:top="1440" w:right="1440" w:bottom="1440" w:left="1440" w:header="720" w:footer="720" w:gutter="0"/>
          <w:cols w:space="720"/>
        </w:sectPr>
      </w:pPr>
    </w:p>
    <w:p w14:paraId="1965BE28" w14:textId="77777777" w:rsidR="00691CE9" w:rsidRPr="00C33EBD" w:rsidRDefault="00691CE9" w:rsidP="00691CE9">
      <w:pPr>
        <w:pStyle w:val="AbstractClauseTitle"/>
        <w:jc w:val="center"/>
        <w:rPr>
          <w:rFonts w:ascii="Times New Roman" w:hAnsi="Times New Roman"/>
          <w:sz w:val="22"/>
          <w:szCs w:val="22"/>
        </w:rPr>
      </w:pPr>
      <w:r w:rsidRPr="00C33EBD">
        <w:rPr>
          <w:rFonts w:ascii="Times New Roman" w:hAnsi="Times New Roman"/>
          <w:sz w:val="22"/>
          <w:szCs w:val="22"/>
        </w:rPr>
        <w:t>Abstract</w:t>
      </w:r>
    </w:p>
    <w:p w14:paraId="6F3CB2CC" w14:textId="5521D6C1" w:rsidR="00691CE9" w:rsidRPr="00C33EBD" w:rsidRDefault="00691CE9" w:rsidP="00691CE9">
      <w:pPr>
        <w:pStyle w:val="BodyTextIndent"/>
        <w:ind w:firstLine="720"/>
        <w:rPr>
          <w:sz w:val="22"/>
          <w:szCs w:val="22"/>
        </w:rPr>
      </w:pPr>
      <w:r w:rsidRPr="00C33EBD">
        <w:rPr>
          <w:sz w:val="22"/>
          <w:szCs w:val="22"/>
        </w:rPr>
        <w:t xml:space="preserve">Hybridizing photovoltaic (PV) and concentrated solar power (CSP) with thermal energy storage (TES) offers a pathway to dispatchable, </w:t>
      </w:r>
      <w:commentRangeStart w:id="0"/>
      <w:r w:rsidR="00032F44" w:rsidRPr="00C33EBD">
        <w:rPr>
          <w:sz w:val="22"/>
          <w:szCs w:val="22"/>
        </w:rPr>
        <w:t xml:space="preserve">reliable, and low-cost </w:t>
      </w:r>
      <w:r w:rsidRPr="00C33EBD">
        <w:rPr>
          <w:sz w:val="22"/>
          <w:szCs w:val="22"/>
        </w:rPr>
        <w:t>electricity</w:t>
      </w:r>
      <w:commentRangeEnd w:id="0"/>
      <w:r w:rsidR="00032F44" w:rsidRPr="00C33EBD">
        <w:rPr>
          <w:rStyle w:val="CommentReference"/>
          <w:sz w:val="22"/>
          <w:szCs w:val="22"/>
        </w:rPr>
        <w:commentReference w:id="0"/>
      </w:r>
      <w:r w:rsidRPr="00C33EBD">
        <w:rPr>
          <w:sz w:val="22"/>
          <w:szCs w:val="22"/>
        </w:rPr>
        <w:t>. This study presents an optimization and techno-economic analysis of a hybrid photovoltaic-concentrated solar power (PV-CSP) system integrated with thermal energy storage (TES) and a supercritical CO₂ (</w:t>
      </w:r>
      <w:proofErr w:type="spellStart"/>
      <w:r w:rsidRPr="00C33EBD">
        <w:rPr>
          <w:sz w:val="22"/>
          <w:szCs w:val="22"/>
        </w:rPr>
        <w:t>sCO</w:t>
      </w:r>
      <w:proofErr w:type="spellEnd"/>
      <w:r w:rsidRPr="00C33EBD">
        <w:rPr>
          <w:sz w:val="22"/>
          <w:szCs w:val="22"/>
        </w:rPr>
        <w:t xml:space="preserve">₂) Brayton cycle. Hourly energy flows were simulated across eleven U.S. locations for grid-tied and isolated configurations. The results reveal that geographic variation significantly impacts system economics, with high </w:t>
      </w:r>
      <w:r w:rsidR="006245E2">
        <w:rPr>
          <w:sz w:val="22"/>
          <w:szCs w:val="22"/>
        </w:rPr>
        <w:t>Global Horizontal Irradiance (GHI)</w:t>
      </w:r>
      <w:r w:rsidRPr="00C33EBD">
        <w:rPr>
          <w:sz w:val="22"/>
          <w:szCs w:val="22"/>
        </w:rPr>
        <w:t xml:space="preserve"> locations such as El Paso, TX and Otero County, NM achieving the lowest Levelized Cost of Electricity (LCOE) values </w:t>
      </w:r>
      <w:commentRangeStart w:id="1"/>
      <w:r w:rsidRPr="00C33EBD">
        <w:rPr>
          <w:sz w:val="22"/>
          <w:szCs w:val="22"/>
        </w:rPr>
        <w:t>($0.081/kWh for grid-tied and $0.109/kWh for isolated systems)</w:t>
      </w:r>
      <w:commentRangeEnd w:id="1"/>
      <w:r w:rsidR="00BE4867">
        <w:rPr>
          <w:rStyle w:val="CommentReference"/>
        </w:rPr>
        <w:commentReference w:id="1"/>
      </w:r>
      <w:r w:rsidRPr="00C33EBD">
        <w:rPr>
          <w:sz w:val="22"/>
          <w:szCs w:val="22"/>
        </w:rPr>
        <w:t>. Parametric sweeps highlight the trade-offs between subsystem sizing and economic performance, demonstrating diminishing returns in LCOE beyond moderate TES and CSP capacities. Grid-tied systems generally outperform isolated configurations at moderate reliability levels</w:t>
      </w:r>
      <w:ins w:id="2" w:author="McLaughlin, Luke Patrick" w:date="2025-07-31T14:56:00Z">
        <w:r w:rsidR="00BE4867">
          <w:rPr>
            <w:sz w:val="22"/>
            <w:szCs w:val="22"/>
          </w:rPr>
          <w:t xml:space="preserve">. However, </w:t>
        </w:r>
      </w:ins>
      <w:ins w:id="3" w:author="McLaughlin, Luke Patrick" w:date="2025-07-31T14:57:00Z">
        <w:r w:rsidR="00BE4867">
          <w:rPr>
            <w:sz w:val="22"/>
            <w:szCs w:val="22"/>
          </w:rPr>
          <w:t xml:space="preserve">the LCOE of </w:t>
        </w:r>
      </w:ins>
      <w:del w:id="4" w:author="McLaughlin, Luke Patrick" w:date="2025-07-31T14:56:00Z">
        <w:r w:rsidRPr="00C33EBD" w:rsidDel="00BE4867">
          <w:rPr>
            <w:sz w:val="22"/>
            <w:szCs w:val="22"/>
          </w:rPr>
          <w:delText xml:space="preserve">, while </w:delText>
        </w:r>
      </w:del>
      <w:r w:rsidRPr="00C33EBD">
        <w:rPr>
          <w:sz w:val="22"/>
          <w:szCs w:val="22"/>
        </w:rPr>
        <w:t xml:space="preserve">isolated systems become competitive </w:t>
      </w:r>
      <w:ins w:id="5" w:author="McLaughlin, Luke Patrick" w:date="2025-07-31T14:58:00Z">
        <w:r w:rsidR="00BE4867">
          <w:rPr>
            <w:sz w:val="22"/>
            <w:szCs w:val="22"/>
          </w:rPr>
          <w:t xml:space="preserve">when &gt;90% load satisfaction is required. </w:t>
        </w:r>
      </w:ins>
      <w:del w:id="6" w:author="McLaughlin, Luke Patrick" w:date="2025-07-31T14:58:00Z">
        <w:r w:rsidRPr="00C33EBD" w:rsidDel="00BE4867">
          <w:rPr>
            <w:sz w:val="22"/>
            <w:szCs w:val="22"/>
          </w:rPr>
          <w:delText xml:space="preserve">at near-complete </w:delText>
        </w:r>
      </w:del>
      <w:del w:id="7" w:author="McLaughlin, Luke Patrick" w:date="2025-07-31T14:57:00Z">
        <w:r w:rsidRPr="00C33EBD" w:rsidDel="00BE4867">
          <w:rPr>
            <w:sz w:val="22"/>
            <w:szCs w:val="22"/>
          </w:rPr>
          <w:delText>energy self-reliance targets</w:delText>
        </w:r>
      </w:del>
      <w:del w:id="8" w:author="McLaughlin, Luke Patrick" w:date="2025-07-31T14:58:00Z">
        <w:r w:rsidRPr="00C33EBD" w:rsidDel="00BE4867">
          <w:rPr>
            <w:sz w:val="22"/>
            <w:szCs w:val="22"/>
          </w:rPr>
          <w:delText xml:space="preserve"> (&gt;90% load met). </w:delText>
        </w:r>
      </w:del>
      <w:r w:rsidRPr="00C33EBD">
        <w:rPr>
          <w:sz w:val="22"/>
          <w:szCs w:val="22"/>
        </w:rPr>
        <w:t xml:space="preserve">Additionally, TES capacity plays a crucial role in reducing PV curtailment, improving system efficiency by capturing excess solar generation. This analysis provides actionable insights into optimal design strategies for hybrid PV-CSP-TES systems tailored to specific geographic and operational contexts. By addressing key challenges in subsystem integration, component sizing, and reliability thresholds, this work advances the deployment of cost-effective, dispatchable </w:t>
      </w:r>
      <w:r w:rsidR="00032F44" w:rsidRPr="00C33EBD">
        <w:rPr>
          <w:sz w:val="22"/>
          <w:szCs w:val="22"/>
        </w:rPr>
        <w:t xml:space="preserve">alternative </w:t>
      </w:r>
      <w:r w:rsidRPr="00C33EBD">
        <w:rPr>
          <w:sz w:val="22"/>
          <w:szCs w:val="22"/>
        </w:rPr>
        <w:t>energy solutions capable of supporting 24/7 power generation.</w:t>
      </w:r>
    </w:p>
    <w:p w14:paraId="06A42F64" w14:textId="77777777" w:rsidR="00691CE9" w:rsidRPr="00C33EBD" w:rsidRDefault="00691CE9" w:rsidP="00691CE9">
      <w:pPr>
        <w:pStyle w:val="BodyTextIndent"/>
        <w:ind w:firstLine="720"/>
        <w:rPr>
          <w:kern w:val="0"/>
          <w:sz w:val="22"/>
          <w:szCs w:val="22"/>
        </w:rPr>
      </w:pPr>
    </w:p>
    <w:p w14:paraId="63BAC127" w14:textId="77777777" w:rsidR="00691CE9" w:rsidRPr="00C33EBD" w:rsidRDefault="00691CE9" w:rsidP="00691CE9">
      <w:pPr>
        <w:pStyle w:val="NomenclatureClauseTitle"/>
        <w:spacing w:before="0"/>
        <w:jc w:val="center"/>
        <w:rPr>
          <w:rFonts w:ascii="Times New Roman" w:hAnsi="Times New Roman"/>
          <w:sz w:val="22"/>
          <w:szCs w:val="22"/>
        </w:rPr>
      </w:pPr>
      <w:r w:rsidRPr="00C33EBD">
        <w:rPr>
          <w:rFonts w:ascii="Times New Roman" w:hAnsi="Times New Roman"/>
          <w:sz w:val="22"/>
          <w:szCs w:val="22"/>
        </w:rPr>
        <w:t>INTRODUCTION</w:t>
      </w:r>
    </w:p>
    <w:p w14:paraId="0A745C8C" w14:textId="0EB8E3E8" w:rsidR="00452A32" w:rsidRDefault="00691CE9" w:rsidP="00691CE9">
      <w:pPr>
        <w:rPr>
          <w:ins w:id="9" w:author="McLaughlin, Luke Patrick" w:date="2025-07-31T15:20:00Z"/>
          <w:sz w:val="22"/>
          <w:szCs w:val="22"/>
        </w:rPr>
      </w:pPr>
      <w:commentRangeStart w:id="10"/>
      <w:r w:rsidRPr="00C33EBD">
        <w:rPr>
          <w:sz w:val="22"/>
          <w:szCs w:val="22"/>
        </w:rPr>
        <w:t xml:space="preserve">The growing global demand for </w:t>
      </w:r>
      <w:r w:rsidR="00AE0879" w:rsidRPr="00C33EBD">
        <w:rPr>
          <w:sz w:val="22"/>
          <w:szCs w:val="22"/>
        </w:rPr>
        <w:t>low-cost</w:t>
      </w:r>
      <w:r w:rsidR="00032F44" w:rsidRPr="00C33EBD">
        <w:rPr>
          <w:sz w:val="22"/>
          <w:szCs w:val="22"/>
        </w:rPr>
        <w:t xml:space="preserve"> </w:t>
      </w:r>
      <w:r w:rsidRPr="00C33EBD">
        <w:rPr>
          <w:sz w:val="22"/>
          <w:szCs w:val="22"/>
        </w:rPr>
        <w:t>energy sources has driven significant interest in solar power technologies, yet the intermittency of solar irradiance presents a major hurdle for grid integration and reliability.</w:t>
      </w:r>
      <w:ins w:id="11" w:author="McLaughlin, Luke Patrick" w:date="2025-07-31T15:04:00Z">
        <w:r w:rsidR="00A64965">
          <w:rPr>
            <w:sz w:val="22"/>
            <w:szCs w:val="22"/>
          </w:rPr>
          <w:t xml:space="preserve"> </w:t>
        </w:r>
      </w:ins>
      <w:commentRangeEnd w:id="10"/>
      <w:ins w:id="12" w:author="McLaughlin, Luke Patrick" w:date="2025-07-31T15:06:00Z">
        <w:r w:rsidR="00452A32">
          <w:rPr>
            <w:rStyle w:val="CommentReference"/>
          </w:rPr>
          <w:commentReference w:id="10"/>
        </w:r>
      </w:ins>
      <w:commentRangeStart w:id="13"/>
      <w:ins w:id="14" w:author="McLaughlin, Luke Patrick" w:date="2025-07-31T15:04:00Z">
        <w:r w:rsidR="00A64965">
          <w:rPr>
            <w:sz w:val="22"/>
            <w:szCs w:val="22"/>
          </w:rPr>
          <w:t xml:space="preserve">Energy storage can address this challenge by time shifting solar resource to </w:t>
        </w:r>
        <w:r w:rsidR="00BA3321">
          <w:rPr>
            <w:sz w:val="22"/>
            <w:szCs w:val="22"/>
          </w:rPr>
          <w:t>better align with energy demands</w:t>
        </w:r>
        <w:commentRangeEnd w:id="13"/>
        <w:r w:rsidR="00BA3321">
          <w:rPr>
            <w:rStyle w:val="CommentReference"/>
          </w:rPr>
          <w:commentReference w:id="13"/>
        </w:r>
        <w:r w:rsidR="00BA3321">
          <w:rPr>
            <w:sz w:val="22"/>
            <w:szCs w:val="22"/>
          </w:rPr>
          <w:t xml:space="preserve">. </w:t>
        </w:r>
      </w:ins>
      <w:del w:id="15" w:author="McLaughlin, Luke Patrick" w:date="2025-07-31T15:04:00Z">
        <w:r w:rsidRPr="00C33EBD" w:rsidDel="00A64965">
          <w:rPr>
            <w:sz w:val="22"/>
            <w:szCs w:val="22"/>
          </w:rPr>
          <w:delText xml:space="preserve"> </w:delText>
        </w:r>
        <w:r w:rsidRPr="00C33EBD" w:rsidDel="00BA3321">
          <w:rPr>
            <w:sz w:val="22"/>
            <w:szCs w:val="22"/>
          </w:rPr>
          <w:delText>While</w:delText>
        </w:r>
      </w:del>
      <w:ins w:id="16" w:author="McLaughlin, Luke Patrick" w:date="2025-07-31T15:04:00Z">
        <w:r w:rsidR="00BA3321">
          <w:rPr>
            <w:sz w:val="22"/>
            <w:szCs w:val="22"/>
          </w:rPr>
          <w:t>L</w:t>
        </w:r>
      </w:ins>
      <w:del w:id="17" w:author="McLaughlin, Luke Patrick" w:date="2025-07-31T15:04:00Z">
        <w:r w:rsidRPr="00C33EBD" w:rsidDel="00BA3321">
          <w:rPr>
            <w:sz w:val="22"/>
            <w:szCs w:val="22"/>
          </w:rPr>
          <w:delText xml:space="preserve"> l</w:delText>
        </w:r>
      </w:del>
      <w:r w:rsidRPr="00C33EBD">
        <w:rPr>
          <w:sz w:val="22"/>
          <w:szCs w:val="22"/>
        </w:rPr>
        <w:t>ithium-ion batteries have emerged as a viable solution for short-duration energy storage</w:t>
      </w:r>
      <w:ins w:id="18" w:author="McLaughlin, Luke Patrick" w:date="2025-07-31T15:00:00Z">
        <w:r w:rsidR="005D16B3">
          <w:rPr>
            <w:sz w:val="22"/>
            <w:szCs w:val="22"/>
          </w:rPr>
          <w:t xml:space="preserve"> and rapid load management</w:t>
        </w:r>
      </w:ins>
      <w:r w:rsidRPr="00C33EBD">
        <w:rPr>
          <w:sz w:val="22"/>
          <w:szCs w:val="22"/>
        </w:rPr>
        <w:t xml:space="preserve">, </w:t>
      </w:r>
      <w:ins w:id="19" w:author="McLaughlin, Luke Patrick" w:date="2025-07-31T15:05:00Z">
        <w:r w:rsidR="009774D1">
          <w:rPr>
            <w:sz w:val="22"/>
            <w:szCs w:val="22"/>
          </w:rPr>
          <w:t xml:space="preserve">however, </w:t>
        </w:r>
      </w:ins>
      <w:r w:rsidRPr="00C33EBD">
        <w:rPr>
          <w:sz w:val="22"/>
          <w:szCs w:val="22"/>
        </w:rPr>
        <w:t xml:space="preserve">their limited lifespan, </w:t>
      </w:r>
      <w:del w:id="20" w:author="McLaughlin, Luke Patrick" w:date="2025-07-31T15:00:00Z">
        <w:r w:rsidRPr="00C33EBD" w:rsidDel="008C475F">
          <w:rPr>
            <w:sz w:val="22"/>
            <w:szCs w:val="22"/>
          </w:rPr>
          <w:delText>resource constraints</w:delText>
        </w:r>
      </w:del>
      <w:ins w:id="21" w:author="McLaughlin, Luke Patrick" w:date="2025-07-31T15:00:00Z">
        <w:r w:rsidR="008C475F">
          <w:rPr>
            <w:sz w:val="22"/>
            <w:szCs w:val="22"/>
          </w:rPr>
          <w:t xml:space="preserve">reliance on rare-earth </w:t>
        </w:r>
      </w:ins>
      <w:ins w:id="22" w:author="McLaughlin, Luke Patrick" w:date="2025-07-31T15:01:00Z">
        <w:r w:rsidR="008C475F">
          <w:rPr>
            <w:sz w:val="22"/>
            <w:szCs w:val="22"/>
          </w:rPr>
          <w:t>minerals</w:t>
        </w:r>
      </w:ins>
      <w:r w:rsidRPr="00C33EBD">
        <w:rPr>
          <w:sz w:val="22"/>
          <w:szCs w:val="22"/>
        </w:rPr>
        <w:t xml:space="preserve">, and high costs </w:t>
      </w:r>
      <w:del w:id="23" w:author="McLaughlin, Luke Patrick" w:date="2025-07-31T15:01:00Z">
        <w:r w:rsidRPr="00C33EBD" w:rsidDel="008C475F">
          <w:rPr>
            <w:sz w:val="22"/>
            <w:szCs w:val="22"/>
          </w:rPr>
          <w:delText xml:space="preserve">restrict </w:delText>
        </w:r>
      </w:del>
      <w:ins w:id="24" w:author="McLaughlin, Luke Patrick" w:date="2025-07-31T15:01:00Z">
        <w:r w:rsidR="008C475F">
          <w:rPr>
            <w:sz w:val="22"/>
            <w:szCs w:val="22"/>
          </w:rPr>
          <w:t>hinder</w:t>
        </w:r>
        <w:r w:rsidR="008C475F" w:rsidRPr="00C33EBD">
          <w:rPr>
            <w:sz w:val="22"/>
            <w:szCs w:val="22"/>
          </w:rPr>
          <w:t xml:space="preserve"> </w:t>
        </w:r>
      </w:ins>
      <w:r w:rsidRPr="00C33EBD">
        <w:rPr>
          <w:sz w:val="22"/>
          <w:szCs w:val="22"/>
        </w:rPr>
        <w:t>their applicability for long-duration dispatch [1].</w:t>
      </w:r>
      <w:ins w:id="25" w:author="McLaughlin, Luke Patrick" w:date="2025-07-31T15:03:00Z">
        <w:r w:rsidR="00810B51">
          <w:rPr>
            <w:sz w:val="22"/>
            <w:szCs w:val="22"/>
          </w:rPr>
          <w:t xml:space="preserve"> </w:t>
        </w:r>
      </w:ins>
      <w:ins w:id="26" w:author="McLaughlin, Luke Patrick" w:date="2025-07-31T15:12:00Z">
        <w:r w:rsidR="00353C06" w:rsidRPr="00353C06">
          <w:rPr>
            <w:sz w:val="22"/>
            <w:szCs w:val="22"/>
          </w:rPr>
          <w:t xml:space="preserve">In regions with high solar PV penetration, the typical </w:t>
        </w:r>
        <w:proofErr w:type="gramStart"/>
        <w:r w:rsidR="00353C06" w:rsidRPr="00353C06">
          <w:rPr>
            <w:sz w:val="22"/>
            <w:szCs w:val="22"/>
          </w:rPr>
          <w:t>8-9 hour</w:t>
        </w:r>
        <w:proofErr w:type="gramEnd"/>
        <w:r w:rsidR="00353C06" w:rsidRPr="00353C06">
          <w:rPr>
            <w:sz w:val="22"/>
            <w:szCs w:val="22"/>
          </w:rPr>
          <w:t xml:space="preserve"> generation window and 15-16 hour absence of sunlight are driving the need for low-cost, reliable long-duration energy storage (LDES) solutions that can store and dispatch solar energy for over 10 hours</w:t>
        </w:r>
      </w:ins>
      <w:ins w:id="27" w:author="McLaughlin, Luke Patrick" w:date="2025-07-31T15:10:00Z">
        <w:r w:rsidR="00EE4258" w:rsidRPr="00EE4258">
          <w:rPr>
            <w:sz w:val="22"/>
            <w:szCs w:val="22"/>
          </w:rPr>
          <w:t>.</w:t>
        </w:r>
      </w:ins>
      <w:ins w:id="28" w:author="McLaughlin, Luke Patrick" w:date="2025-07-31T15:12:00Z">
        <w:r w:rsidR="00353C06">
          <w:rPr>
            <w:sz w:val="22"/>
            <w:szCs w:val="22"/>
          </w:rPr>
          <w:t xml:space="preserve"> </w:t>
        </w:r>
      </w:ins>
      <w:ins w:id="29" w:author="McLaughlin, Luke Patrick" w:date="2025-07-31T15:03:00Z">
        <w:r w:rsidR="00810B51">
          <w:rPr>
            <w:sz w:val="22"/>
            <w:szCs w:val="22"/>
          </w:rPr>
          <w:t>These challenges</w:t>
        </w:r>
      </w:ins>
      <w:ins w:id="30" w:author="McLaughlin, Luke Patrick" w:date="2025-07-31T15:13:00Z">
        <w:r w:rsidR="00A42530">
          <w:rPr>
            <w:sz w:val="22"/>
            <w:szCs w:val="22"/>
          </w:rPr>
          <w:t xml:space="preserve"> and need areas</w:t>
        </w:r>
      </w:ins>
      <w:ins w:id="31" w:author="McLaughlin, Luke Patrick" w:date="2025-07-31T15:03:00Z">
        <w:r w:rsidR="00810B51">
          <w:rPr>
            <w:sz w:val="22"/>
            <w:szCs w:val="22"/>
          </w:rPr>
          <w:t xml:space="preserve"> have prompted </w:t>
        </w:r>
      </w:ins>
      <w:ins w:id="32" w:author="McLaughlin, Luke Patrick" w:date="2025-07-31T15:13:00Z">
        <w:r w:rsidR="00A42530">
          <w:rPr>
            <w:sz w:val="22"/>
            <w:szCs w:val="22"/>
          </w:rPr>
          <w:t xml:space="preserve">investigation of </w:t>
        </w:r>
        <w:r w:rsidR="00423C4D">
          <w:rPr>
            <w:sz w:val="22"/>
            <w:szCs w:val="22"/>
          </w:rPr>
          <w:t>improved</w:t>
        </w:r>
      </w:ins>
      <w:ins w:id="33" w:author="McLaughlin, Luke Patrick" w:date="2025-07-31T15:19:00Z">
        <w:r w:rsidR="00AD5151">
          <w:rPr>
            <w:sz w:val="22"/>
            <w:szCs w:val="22"/>
          </w:rPr>
          <w:t xml:space="preserve"> </w:t>
        </w:r>
      </w:ins>
      <w:ins w:id="34" w:author="McLaughlin, Luke Patrick" w:date="2025-07-31T15:13:00Z">
        <w:r w:rsidR="00423C4D">
          <w:rPr>
            <w:sz w:val="22"/>
            <w:szCs w:val="22"/>
          </w:rPr>
          <w:t xml:space="preserve">solar energy systems with low cost long duration energy storage. </w:t>
        </w:r>
      </w:ins>
      <w:ins w:id="35" w:author="McLaughlin, Luke Patrick" w:date="2025-07-31T15:06:00Z">
        <w:r w:rsidR="00452A32">
          <w:rPr>
            <w:sz w:val="22"/>
            <w:szCs w:val="22"/>
          </w:rPr>
          <w:t xml:space="preserve"> </w:t>
        </w:r>
      </w:ins>
    </w:p>
    <w:p w14:paraId="68BC879F" w14:textId="37BEC5A7" w:rsidR="00AD5151" w:rsidRDefault="00AD5151" w:rsidP="00691CE9">
      <w:pPr>
        <w:rPr>
          <w:ins w:id="36" w:author="McLaughlin, Luke Patrick" w:date="2025-07-31T15:06:00Z"/>
          <w:sz w:val="22"/>
          <w:szCs w:val="22"/>
        </w:rPr>
      </w:pPr>
      <w:ins w:id="37" w:author="McLaughlin, Luke Patrick" w:date="2025-07-31T15:20:00Z">
        <w:r>
          <w:rPr>
            <w:sz w:val="22"/>
            <w:szCs w:val="22"/>
          </w:rPr>
          <w:tab/>
        </w:r>
        <w:commentRangeStart w:id="38"/>
        <w:r w:rsidRPr="00707971">
          <w:rPr>
            <w:i/>
            <w:iCs/>
            <w:sz w:val="22"/>
            <w:szCs w:val="22"/>
            <w:rPrChange w:id="39" w:author="McLaughlin, Luke Patrick" w:date="2025-07-31T15:22:00Z">
              <w:rPr>
                <w:sz w:val="22"/>
                <w:szCs w:val="22"/>
              </w:rPr>
            </w:rPrChange>
          </w:rPr>
          <w:t>Introduce what PV and Solar technologies are… Quick breakdown of benefits and drawbacks. ………….</w:t>
        </w:r>
      </w:ins>
      <w:ins w:id="40" w:author="McLaughlin, Luke Patrick" w:date="2025-07-31T15:21:00Z">
        <w:r w:rsidR="00F574B7" w:rsidRPr="00707971">
          <w:rPr>
            <w:i/>
            <w:iCs/>
            <w:sz w:val="22"/>
            <w:szCs w:val="22"/>
            <w:rPrChange w:id="41" w:author="McLaughlin, Luke Patrick" w:date="2025-07-31T15:22:00Z">
              <w:rPr>
                <w:sz w:val="22"/>
                <w:szCs w:val="22"/>
              </w:rPr>
            </w:rPrChange>
          </w:rPr>
          <w:t xml:space="preserve"> Setup the next paragraph succinctly by highlighting how PV is cheap during day and CSP has great low cost LDES. CSP is expensive. PV alone doesn’t address nighttime loads</w:t>
        </w:r>
      </w:ins>
      <w:commentRangeEnd w:id="38"/>
      <w:ins w:id="42" w:author="McLaughlin, Luke Patrick" w:date="2025-07-31T15:24:00Z">
        <w:r w:rsidR="00DE3211">
          <w:rPr>
            <w:rStyle w:val="CommentReference"/>
          </w:rPr>
          <w:commentReference w:id="38"/>
        </w:r>
      </w:ins>
      <w:ins w:id="43" w:author="McLaughlin, Luke Patrick" w:date="2025-07-31T15:21:00Z">
        <w:r w:rsidR="00F574B7" w:rsidRPr="00707971">
          <w:rPr>
            <w:i/>
            <w:iCs/>
            <w:sz w:val="22"/>
            <w:szCs w:val="22"/>
            <w:rPrChange w:id="44" w:author="McLaughlin, Luke Patrick" w:date="2025-07-31T15:22:00Z">
              <w:rPr>
                <w:sz w:val="22"/>
                <w:szCs w:val="22"/>
              </w:rPr>
            </w:rPrChange>
          </w:rPr>
          <w:t>.</w:t>
        </w:r>
        <w:r w:rsidR="00F574B7">
          <w:rPr>
            <w:sz w:val="22"/>
            <w:szCs w:val="22"/>
          </w:rPr>
          <w:t xml:space="preserve"> </w:t>
        </w:r>
      </w:ins>
      <w:moveToRangeStart w:id="45" w:author="McLaughlin, Luke Patrick" w:date="2025-07-31T15:22:00Z" w:name="move204867790"/>
      <w:commentRangeStart w:id="46"/>
      <w:moveTo w:id="47" w:author="McLaughlin, Luke Patrick" w:date="2025-07-31T15:22:00Z">
        <w:r w:rsidR="00707971" w:rsidRPr="00C33EBD">
          <w:rPr>
            <w:sz w:val="22"/>
            <w:szCs w:val="22"/>
          </w:rPr>
          <w:t>Several CSP plants [7,8] have demonstrated overnight operation using molten salt storage; however, CSP deployment (about 8 GW globally as of 2024 [9]) still lags far behind PV​ largely due to higher upfront costs [10].</w:t>
        </w:r>
      </w:moveTo>
      <w:moveToRangeEnd w:id="45"/>
      <w:commentRangeEnd w:id="46"/>
      <w:r w:rsidR="00707971">
        <w:rPr>
          <w:rStyle w:val="CommentReference"/>
        </w:rPr>
        <w:commentReference w:id="46"/>
      </w:r>
      <w:ins w:id="48" w:author="McLaughlin, Luke Patrick" w:date="2025-07-31T15:23:00Z">
        <w:r w:rsidR="00760D82" w:rsidRPr="00760D82">
          <w:rPr>
            <w:sz w:val="22"/>
            <w:szCs w:val="22"/>
          </w:rPr>
          <w:t xml:space="preserve"> </w:t>
        </w:r>
      </w:ins>
      <w:moveToRangeStart w:id="49" w:author="McLaughlin, Luke Patrick" w:date="2025-07-31T15:23:00Z" w:name="move204867830"/>
      <w:commentRangeStart w:id="50"/>
      <w:moveTo w:id="51" w:author="McLaughlin, Luke Patrick" w:date="2025-07-31T15:23:00Z">
        <w:r w:rsidR="00760D82" w:rsidRPr="00C33EBD">
          <w:rPr>
            <w:sz w:val="22"/>
            <w:szCs w:val="22"/>
          </w:rPr>
          <w:t>This dispatchability is a key advantage of CSP over PV, and recent cost reductions in TES have made long durations (12+ hours) increasingly economically viable.</w:t>
        </w:r>
      </w:moveTo>
      <w:moveToRangeEnd w:id="49"/>
      <w:commentRangeEnd w:id="50"/>
      <w:r w:rsidR="00760D82">
        <w:rPr>
          <w:rStyle w:val="CommentReference"/>
        </w:rPr>
        <w:commentReference w:id="50"/>
      </w:r>
    </w:p>
    <w:p w14:paraId="676ACE49" w14:textId="477C2477" w:rsidR="008F7F5B" w:rsidRDefault="00691CE9" w:rsidP="00AD5151">
      <w:pPr>
        <w:ind w:firstLine="720"/>
        <w:rPr>
          <w:ins w:id="52" w:author="McLaughlin, Luke Patrick" w:date="2025-07-31T15:14:00Z"/>
          <w:sz w:val="22"/>
          <w:szCs w:val="22"/>
        </w:rPr>
      </w:pPr>
      <w:del w:id="53" w:author="McLaughlin, Luke Patrick" w:date="2025-07-31T15:06:00Z">
        <w:r w:rsidRPr="00C33EBD" w:rsidDel="00452A32">
          <w:rPr>
            <w:sz w:val="22"/>
            <w:szCs w:val="22"/>
          </w:rPr>
          <w:delText xml:space="preserve"> </w:delText>
        </w:r>
      </w:del>
      <w:r w:rsidRPr="00C33EBD">
        <w:rPr>
          <w:sz w:val="22"/>
          <w:szCs w:val="22"/>
        </w:rPr>
        <w:t>Hybrid photovoltaic-concentrated solar power systems coupled with thermal energy storage represent a promising alternative</w:t>
      </w:r>
      <w:ins w:id="54" w:author="McLaughlin, Luke Patrick" w:date="2025-07-31T15:17:00Z">
        <w:r w:rsidR="00194B54">
          <w:rPr>
            <w:sz w:val="22"/>
            <w:szCs w:val="22"/>
          </w:rPr>
          <w:t xml:space="preserve"> by </w:t>
        </w:r>
      </w:ins>
      <w:del w:id="55" w:author="McLaughlin, Luke Patrick" w:date="2025-07-31T15:17:00Z">
        <w:r w:rsidRPr="00C33EBD" w:rsidDel="00194B54">
          <w:rPr>
            <w:sz w:val="22"/>
            <w:szCs w:val="22"/>
          </w:rPr>
          <w:delText>,</w:delText>
        </w:r>
      </w:del>
      <w:ins w:id="56" w:author="McLaughlin, Luke Patrick" w:date="2025-07-31T15:17:00Z">
        <w:r w:rsidR="00194B54">
          <w:rPr>
            <w:sz w:val="22"/>
            <w:szCs w:val="22"/>
          </w:rPr>
          <w:t xml:space="preserve">combining the </w:t>
        </w:r>
      </w:ins>
      <w:del w:id="57" w:author="McLaughlin, Luke Patrick" w:date="2025-07-31T15:17:00Z">
        <w:r w:rsidRPr="00C33EBD" w:rsidDel="00194B54">
          <w:rPr>
            <w:sz w:val="22"/>
            <w:szCs w:val="22"/>
          </w:rPr>
          <w:delText xml:space="preserve"> enabling the combination of </w:delText>
        </w:r>
      </w:del>
      <w:r w:rsidRPr="00C33EBD">
        <w:rPr>
          <w:sz w:val="22"/>
          <w:szCs w:val="22"/>
        </w:rPr>
        <w:t xml:space="preserve">low-cost </w:t>
      </w:r>
      <w:del w:id="58" w:author="McLaughlin, Luke Patrick" w:date="2025-07-31T15:17:00Z">
        <w:r w:rsidRPr="00C33EBD" w:rsidDel="00194B54">
          <w:rPr>
            <w:sz w:val="22"/>
            <w:szCs w:val="22"/>
          </w:rPr>
          <w:delText xml:space="preserve">solar </w:delText>
        </w:r>
      </w:del>
      <w:ins w:id="59" w:author="McLaughlin, Luke Patrick" w:date="2025-07-31T15:17:00Z">
        <w:r w:rsidR="00194B54">
          <w:rPr>
            <w:sz w:val="22"/>
            <w:szCs w:val="22"/>
          </w:rPr>
          <w:t xml:space="preserve">daytime </w:t>
        </w:r>
      </w:ins>
      <w:r w:rsidRPr="00C33EBD">
        <w:rPr>
          <w:sz w:val="22"/>
          <w:szCs w:val="22"/>
        </w:rPr>
        <w:t>electricity generation</w:t>
      </w:r>
      <w:ins w:id="60" w:author="McLaughlin, Luke Patrick" w:date="2025-07-31T15:17:00Z">
        <w:r w:rsidR="00194B54">
          <w:rPr>
            <w:sz w:val="22"/>
            <w:szCs w:val="22"/>
          </w:rPr>
          <w:t xml:space="preserve"> of PV solar</w:t>
        </w:r>
      </w:ins>
      <w:r w:rsidRPr="00C33EBD">
        <w:rPr>
          <w:sz w:val="22"/>
          <w:szCs w:val="22"/>
        </w:rPr>
        <w:t xml:space="preserve"> with the dispatchability </w:t>
      </w:r>
      <w:r w:rsidR="00032F44" w:rsidRPr="00C33EBD">
        <w:rPr>
          <w:sz w:val="22"/>
          <w:szCs w:val="22"/>
        </w:rPr>
        <w:t xml:space="preserve">and low-cost </w:t>
      </w:r>
      <w:r w:rsidRPr="00C33EBD">
        <w:rPr>
          <w:sz w:val="22"/>
          <w:szCs w:val="22"/>
        </w:rPr>
        <w:t xml:space="preserve">of </w:t>
      </w:r>
      <w:del w:id="61" w:author="McLaughlin, Luke Patrick" w:date="2025-07-31T15:17:00Z">
        <w:r w:rsidRPr="00C33EBD" w:rsidDel="00194B54">
          <w:rPr>
            <w:sz w:val="22"/>
            <w:szCs w:val="22"/>
          </w:rPr>
          <w:delText xml:space="preserve">stored thermal energy </w:delText>
        </w:r>
      </w:del>
      <w:ins w:id="62" w:author="McLaughlin, Luke Patrick" w:date="2025-07-31T15:17:00Z">
        <w:r w:rsidR="00194B54">
          <w:rPr>
            <w:sz w:val="22"/>
            <w:szCs w:val="22"/>
          </w:rPr>
          <w:t xml:space="preserve">thermal energy storage inherent to CSP </w:t>
        </w:r>
      </w:ins>
      <w:r w:rsidRPr="00C33EBD">
        <w:rPr>
          <w:sz w:val="22"/>
          <w:szCs w:val="22"/>
        </w:rPr>
        <w:t xml:space="preserve">[2]. </w:t>
      </w:r>
      <w:ins w:id="63" w:author="McLaughlin, Luke Patrick" w:date="2025-07-31T15:17:00Z">
        <w:r w:rsidR="00194B54">
          <w:rPr>
            <w:sz w:val="22"/>
            <w:szCs w:val="22"/>
          </w:rPr>
          <w:t xml:space="preserve">These systems present </w:t>
        </w:r>
        <w:r w:rsidR="006E2B2F">
          <w:rPr>
            <w:sz w:val="22"/>
            <w:szCs w:val="22"/>
          </w:rPr>
          <w:t xml:space="preserve">promising reliability and </w:t>
        </w:r>
      </w:ins>
      <w:ins w:id="64" w:author="McLaughlin, Luke Patrick" w:date="2025-07-31T15:18:00Z">
        <w:r w:rsidR="006E2B2F">
          <w:rPr>
            <w:sz w:val="22"/>
            <w:szCs w:val="22"/>
          </w:rPr>
          <w:t>economics for both front-of- and behind-the-meter applications</w:t>
        </w:r>
        <w:r w:rsidR="008F7F5B" w:rsidRPr="00C33EBD">
          <w:rPr>
            <w:sz w:val="22"/>
            <w:szCs w:val="22"/>
          </w:rPr>
          <w:t xml:space="preserve"> </w:t>
        </w:r>
        <w:commentRangeStart w:id="65"/>
        <w:r w:rsidR="008F7F5B" w:rsidRPr="00C33EBD">
          <w:rPr>
            <w:sz w:val="22"/>
            <w:szCs w:val="22"/>
          </w:rPr>
          <w:t>[3-5]</w:t>
        </w:r>
      </w:ins>
      <w:ins w:id="66" w:author="McLaughlin, Luke Patrick" w:date="2025-07-31T15:19:00Z">
        <w:r w:rsidR="008F7F5B" w:rsidRPr="008F7F5B">
          <w:rPr>
            <w:sz w:val="22"/>
            <w:szCs w:val="22"/>
          </w:rPr>
          <w:t xml:space="preserve"> </w:t>
        </w:r>
        <w:commentRangeEnd w:id="65"/>
        <w:r w:rsidR="008F7F5B">
          <w:rPr>
            <w:rStyle w:val="CommentReference"/>
          </w:rPr>
          <w:commentReference w:id="65"/>
        </w:r>
        <w:r w:rsidR="008F7F5B">
          <w:rPr>
            <w:sz w:val="22"/>
            <w:szCs w:val="22"/>
          </w:rPr>
          <w:t>………</w:t>
        </w:r>
      </w:ins>
      <w:ins w:id="67" w:author="McLaughlin, Luke Patrick" w:date="2025-07-31T15:24:00Z">
        <w:r w:rsidR="00734AED">
          <w:rPr>
            <w:i/>
            <w:iCs/>
            <w:sz w:val="22"/>
            <w:szCs w:val="22"/>
          </w:rPr>
          <w:t xml:space="preserve">Joe </w:t>
        </w:r>
        <w:proofErr w:type="spellStart"/>
        <w:r w:rsidR="00734AED">
          <w:rPr>
            <w:i/>
            <w:iCs/>
            <w:sz w:val="22"/>
            <w:szCs w:val="22"/>
          </w:rPr>
          <w:t>Shmoe</w:t>
        </w:r>
        <w:proofErr w:type="spellEnd"/>
        <w:r w:rsidR="00734AED">
          <w:rPr>
            <w:i/>
            <w:iCs/>
            <w:sz w:val="22"/>
            <w:szCs w:val="22"/>
          </w:rPr>
          <w:t xml:space="preserve"> et al. found…. Taylor et al found… </w:t>
        </w:r>
      </w:ins>
      <w:ins w:id="68" w:author="McLaughlin, Luke Patrick" w:date="2025-07-31T15:19:00Z">
        <w:r w:rsidR="008F7F5B" w:rsidRPr="00C33EBD" w:rsidDel="006E2B2F">
          <w:rPr>
            <w:sz w:val="22"/>
            <w:szCs w:val="22"/>
          </w:rPr>
          <w:t xml:space="preserve"> </w:t>
        </w:r>
      </w:ins>
      <w:del w:id="69" w:author="McLaughlin, Luke Patrick" w:date="2025-07-31T15:18:00Z">
        <w:r w:rsidRPr="00C33EBD" w:rsidDel="006E2B2F">
          <w:rPr>
            <w:sz w:val="22"/>
            <w:szCs w:val="22"/>
          </w:rPr>
          <w:lastRenderedPageBreak/>
          <w:delText xml:space="preserve">Beyond grid applications, reliable off-grid power for remote communities or critical facilities stands to benefit from solar hybrids that reduce reliance on diesel or grid backup. </w:delText>
        </w:r>
        <w:r w:rsidRPr="00C33EBD" w:rsidDel="008F7F5B">
          <w:rPr>
            <w:sz w:val="22"/>
            <w:szCs w:val="22"/>
          </w:rPr>
          <w:delText xml:space="preserve">Several studies have demonstrated the potential of PV-CSP-TES systems to enhance system reliability by providing dispatchable power during periods of low solar irradiance [3-5]. </w:delText>
        </w:r>
      </w:del>
    </w:p>
    <w:p w14:paraId="1319A0DF" w14:textId="77777777" w:rsidR="00734AED" w:rsidRDefault="00734AED" w:rsidP="00452A32">
      <w:pPr>
        <w:ind w:firstLine="720"/>
        <w:rPr>
          <w:ins w:id="70" w:author="McLaughlin, Luke Patrick" w:date="2025-07-31T15:24:00Z"/>
          <w:sz w:val="22"/>
          <w:szCs w:val="22"/>
        </w:rPr>
      </w:pPr>
    </w:p>
    <w:p w14:paraId="46376AEB" w14:textId="77777777" w:rsidR="00D04164" w:rsidRDefault="00734AED" w:rsidP="00D04164">
      <w:pPr>
        <w:ind w:firstLine="720"/>
        <w:rPr>
          <w:ins w:id="71" w:author="McLaughlin, Luke Patrick" w:date="2025-07-31T15:25:00Z"/>
          <w:sz w:val="22"/>
          <w:szCs w:val="22"/>
        </w:rPr>
      </w:pPr>
      <w:ins w:id="72" w:author="McLaughlin, Luke Patrick" w:date="2025-07-31T15:24:00Z">
        <w:r>
          <w:rPr>
            <w:sz w:val="22"/>
            <w:szCs w:val="22"/>
          </w:rPr>
          <w:t>Despite the promise of hybrid so</w:t>
        </w:r>
      </w:ins>
      <w:ins w:id="73" w:author="McLaughlin, Luke Patrick" w:date="2025-07-31T15:25:00Z">
        <w:r>
          <w:rPr>
            <w:sz w:val="22"/>
            <w:szCs w:val="22"/>
          </w:rPr>
          <w:t xml:space="preserve">lar energy systems, </w:t>
        </w:r>
        <w:r w:rsidR="00D04164">
          <w:rPr>
            <w:sz w:val="22"/>
            <w:szCs w:val="22"/>
          </w:rPr>
          <w:t xml:space="preserve">A B and C reasons why it could be improved… </w:t>
        </w:r>
      </w:ins>
      <w:moveFromRangeStart w:id="74" w:author="McLaughlin, Luke Patrick" w:date="2025-07-31T15:23:00Z" w:name="move204867830"/>
      <w:moveFrom w:id="75" w:author="McLaughlin, Luke Patrick" w:date="2025-07-31T15:23:00Z">
        <w:r w:rsidR="00691CE9" w:rsidRPr="00C33EBD" w:rsidDel="00760D82">
          <w:rPr>
            <w:sz w:val="22"/>
            <w:szCs w:val="22"/>
          </w:rPr>
          <w:t xml:space="preserve">This dispatchability is a key advantage of CSP over PV, and recent cost reductions in TES have made long durations (12+ hours) increasingly economically viable. </w:t>
        </w:r>
      </w:moveFrom>
      <w:moveFromRangeStart w:id="76" w:author="McLaughlin, Luke Patrick" w:date="2025-07-31T15:22:00Z" w:name="move204867790"/>
      <w:moveFromRangeEnd w:id="74"/>
      <w:moveFrom w:id="77" w:author="McLaughlin, Luke Patrick" w:date="2025-07-31T15:22:00Z">
        <w:r w:rsidR="00691CE9" w:rsidRPr="00C33EBD" w:rsidDel="00707971">
          <w:rPr>
            <w:sz w:val="22"/>
            <w:szCs w:val="22"/>
          </w:rPr>
          <w:t xml:space="preserve">Several CSP plants [7,8] have demonstrated overnight operation using molten salt storage; however, CSP deployment (about 8 GW globally as of 2024 [9]) still lags far behind PV​ largely due to higher upfront costs [10]. </w:t>
        </w:r>
      </w:moveFrom>
      <w:moveFromRangeEnd w:id="76"/>
      <w:r w:rsidR="00691CE9" w:rsidRPr="00C33EBD">
        <w:rPr>
          <w:sz w:val="22"/>
          <w:szCs w:val="22"/>
        </w:rPr>
        <w:t xml:space="preserve">Research efforts are therefore focused on improving the efficiency and cost of CSP-TES systems through advanced power cycles and storage media. For example, traditional TES systems using molten salts face limitations regarding thermal stability, material compatibility, and parasitic energy losses, particularly over extended storage durations, sparking increased interest in </w:t>
      </w:r>
      <w:r w:rsidR="00032F44" w:rsidRPr="00C33EBD">
        <w:rPr>
          <w:sz w:val="22"/>
          <w:szCs w:val="22"/>
        </w:rPr>
        <w:t xml:space="preserve">solid media </w:t>
      </w:r>
      <w:r w:rsidR="00691CE9" w:rsidRPr="00C33EBD">
        <w:rPr>
          <w:sz w:val="22"/>
          <w:szCs w:val="22"/>
        </w:rPr>
        <w:t>TES systems [11].</w:t>
      </w:r>
      <w:ins w:id="78" w:author="McLaughlin, Luke Patrick" w:date="2025-07-31T15:25:00Z">
        <w:r w:rsidR="00D04164">
          <w:rPr>
            <w:sz w:val="22"/>
            <w:szCs w:val="22"/>
          </w:rPr>
          <w:t xml:space="preserve"> </w:t>
        </w:r>
      </w:ins>
      <w:del w:id="79" w:author="McLaughlin, Luke Patrick" w:date="2025-07-31T15:25:00Z">
        <w:r w:rsidR="00691CE9" w:rsidRPr="00C33EBD" w:rsidDel="00D04164">
          <w:rPr>
            <w:sz w:val="22"/>
            <w:szCs w:val="22"/>
          </w:rPr>
          <w:delText xml:space="preserve"> </w:delText>
        </w:r>
      </w:del>
      <w:r w:rsidR="00691CE9" w:rsidRPr="00C33EBD">
        <w:rPr>
          <w:sz w:val="22"/>
          <w:szCs w:val="22"/>
        </w:rPr>
        <w:t>Further, supercritical CO₂</w:t>
      </w:r>
      <w:r w:rsidR="005A084C">
        <w:rPr>
          <w:sz w:val="22"/>
          <w:szCs w:val="22"/>
        </w:rPr>
        <w:t xml:space="preserve"> </w:t>
      </w:r>
      <w:r w:rsidR="00691CE9" w:rsidRPr="00C33EBD">
        <w:rPr>
          <w:sz w:val="22"/>
          <w:szCs w:val="22"/>
        </w:rPr>
        <w:t xml:space="preserve">Brayton cycles, which can reach higher thermal efficiencies than steam Rankine cycles, potentially &gt;50%, have gained attention in the context of CSP-TES systems. This technology is well-suited for hybridization, as it operates best at high temperatures compatible with CSP and can ramp quickly to complement PV. </w:t>
      </w:r>
    </w:p>
    <w:p w14:paraId="0E90ED5B" w14:textId="4964131A" w:rsidR="00691CE9" w:rsidRPr="00C33EBD" w:rsidRDefault="00691CE9">
      <w:pPr>
        <w:ind w:firstLine="720"/>
        <w:rPr>
          <w:sz w:val="22"/>
          <w:szCs w:val="22"/>
        </w:rPr>
        <w:pPrChange w:id="80" w:author="McLaughlin, Luke Patrick" w:date="2025-07-31T15:25:00Z">
          <w:pPr/>
        </w:pPrChange>
      </w:pPr>
      <w:r w:rsidRPr="00C33EBD">
        <w:rPr>
          <w:sz w:val="22"/>
          <w:szCs w:val="22"/>
        </w:rPr>
        <w:t xml:space="preserve">Despite these advances, the optimal integration and operation of hybrid PV-CSP-TES systems with </w:t>
      </w:r>
      <w:proofErr w:type="spellStart"/>
      <w:r w:rsidRPr="00C33EBD">
        <w:rPr>
          <w:sz w:val="22"/>
          <w:szCs w:val="22"/>
        </w:rPr>
        <w:t>sCO</w:t>
      </w:r>
      <w:proofErr w:type="spellEnd"/>
      <w:r w:rsidRPr="00C33EBD">
        <w:rPr>
          <w:sz w:val="22"/>
          <w:szCs w:val="22"/>
        </w:rPr>
        <w:t xml:space="preserve">₂ Brayton cycles remain largely unexplored, particularly regarding component sizing, geographic deployment strategies, and grid-interaction tradeoffs. Specifically, many studies focus on optimizing the performance of </w:t>
      </w:r>
      <w:proofErr w:type="spellStart"/>
      <w:r w:rsidRPr="00C33EBD">
        <w:rPr>
          <w:sz w:val="22"/>
          <w:szCs w:val="22"/>
        </w:rPr>
        <w:t>sCO</w:t>
      </w:r>
      <w:proofErr w:type="spellEnd"/>
      <w:r w:rsidRPr="00C33EBD">
        <w:rPr>
          <w:sz w:val="22"/>
          <w:szCs w:val="22"/>
        </w:rPr>
        <w:t xml:space="preserve">₂ cycles within specific CSP configurations without considering the integration with PV or the impact of geographic variability. </w:t>
      </w:r>
      <w:proofErr w:type="gramStart"/>
      <w:r w:rsidRPr="00C33EBD">
        <w:rPr>
          <w:sz w:val="22"/>
          <w:szCs w:val="22"/>
        </w:rPr>
        <w:t>This limits</w:t>
      </w:r>
      <w:proofErr w:type="gramEnd"/>
      <w:r w:rsidRPr="00C33EBD">
        <w:rPr>
          <w:sz w:val="22"/>
          <w:szCs w:val="22"/>
        </w:rPr>
        <w:t xml:space="preserve"> understanding of where such hybrids are most favorable or how they should be sized under different solar resource conditions</w:t>
      </w:r>
      <w:commentRangeStart w:id="81"/>
      <w:r w:rsidRPr="00C33EBD">
        <w:rPr>
          <w:sz w:val="22"/>
          <w:szCs w:val="22"/>
        </w:rPr>
        <w:t xml:space="preserve">. Furthermore, most analyses have not explicitly included a power block cooling subsystem in the model, an important aspect of </w:t>
      </w:r>
      <w:proofErr w:type="spellStart"/>
      <w:r w:rsidRPr="00C33EBD">
        <w:rPr>
          <w:sz w:val="22"/>
          <w:szCs w:val="22"/>
        </w:rPr>
        <w:t>sCO</w:t>
      </w:r>
      <w:proofErr w:type="spellEnd"/>
      <w:r w:rsidRPr="00C33EBD">
        <w:rPr>
          <w:sz w:val="22"/>
          <w:szCs w:val="22"/>
        </w:rPr>
        <w:t xml:space="preserve">₂ cycles, which can significantly affect overall performance. Traditional CSP plants use wet cooling or dry coolers to reject waste heat, which can be challenging and costly in arid high-sun regions [12]. Hybrid designs offer novel ways to supply cooling. Excess PV electricity can drive a refrigeration cycle to produce ice, effectively storing cold for later use in condensing the CO₂ working fluid. This approach reduces or eliminates water use and allows the power cycle to operate at a lower temperature sink than ambient air. </w:t>
      </w:r>
      <w:commentRangeEnd w:id="81"/>
      <w:r w:rsidR="00982C70">
        <w:rPr>
          <w:rStyle w:val="CommentReference"/>
        </w:rPr>
        <w:commentReference w:id="81"/>
      </w:r>
    </w:p>
    <w:p w14:paraId="68EE7D05" w14:textId="5FFA4C0F" w:rsidR="00691CE9" w:rsidRPr="00C33EBD" w:rsidRDefault="00691CE9" w:rsidP="00691CE9">
      <w:pPr>
        <w:rPr>
          <w:sz w:val="22"/>
          <w:szCs w:val="22"/>
        </w:rPr>
      </w:pPr>
      <w:r w:rsidRPr="00C33EBD">
        <w:rPr>
          <w:sz w:val="22"/>
          <w:szCs w:val="22"/>
        </w:rPr>
        <w:t xml:space="preserve">        To address these challenges, this study presents a techno-economic analysis of a hybrid solar thermal energy storage system, integrating PV panels for </w:t>
      </w:r>
      <w:r w:rsidRPr="00F62AA5">
        <w:rPr>
          <w:sz w:val="22"/>
          <w:szCs w:val="22"/>
          <w:highlight w:val="yellow"/>
          <w:rPrChange w:id="82" w:author="McLaughlin, Luke Patrick" w:date="2025-07-31T15:42:00Z">
            <w:rPr>
              <w:sz w:val="22"/>
              <w:szCs w:val="22"/>
            </w:rPr>
          </w:rPrChange>
        </w:rPr>
        <w:t>ice production</w:t>
      </w:r>
      <w:r w:rsidRPr="00C33EBD">
        <w:rPr>
          <w:sz w:val="22"/>
          <w:szCs w:val="22"/>
        </w:rPr>
        <w:t xml:space="preserve"> and daytime load management, a CSP collector for harnessing and storing solar energy as heat, and an </w:t>
      </w:r>
      <w:proofErr w:type="spellStart"/>
      <w:r w:rsidRPr="00C33EBD">
        <w:rPr>
          <w:sz w:val="22"/>
          <w:szCs w:val="22"/>
        </w:rPr>
        <w:t>sCO</w:t>
      </w:r>
      <w:proofErr w:type="spellEnd"/>
      <w:r w:rsidRPr="00C33EBD">
        <w:rPr>
          <w:sz w:val="22"/>
          <w:szCs w:val="22"/>
        </w:rPr>
        <w:t>₂ power block for converting thermal energy back to electricity. Using a Python-based model and Typical Meteorological Year data from the National Solar Radiation Database (NSRDB) [13], this study investigates the system's performance across various U.S. geographical locations and operational scenarios, capturing the interactions between PV, CSP, TES, and ice-based cooling. A parametric analysis is performed across 11 different U.S. locations representing a spectrum from high-DNI deserts to low-solar Appalachian climate. For each scenario, the model optimizes component sizes</w:t>
      </w:r>
      <w:r w:rsidR="00F22EF3" w:rsidRPr="00C33EBD">
        <w:rPr>
          <w:sz w:val="22"/>
          <w:szCs w:val="22"/>
        </w:rPr>
        <w:t xml:space="preserve"> in terms of power and energy capacities</w:t>
      </w:r>
      <w:r w:rsidRPr="00C33EBD">
        <w:rPr>
          <w:sz w:val="22"/>
          <w:szCs w:val="22"/>
        </w:rPr>
        <w:t xml:space="preserve"> to minimize LCOE for a given fraction of load met. The trade-off between cost and load coverage is analyzed, identifying optimal designs at 50%, 85%, and other load met targets. By modeling hourly energy dispatch under real meteorological conditions, this work identifies location-specific LCOE minima for grid-tied vs. isolated configurations, providing actionable strategies for deploying 24/7 </w:t>
      </w:r>
      <w:r w:rsidR="00F22EF3" w:rsidRPr="00C33EBD">
        <w:rPr>
          <w:sz w:val="22"/>
          <w:szCs w:val="22"/>
        </w:rPr>
        <w:t xml:space="preserve">alternative </w:t>
      </w:r>
      <w:r w:rsidRPr="00C33EBD">
        <w:rPr>
          <w:sz w:val="22"/>
          <w:szCs w:val="22"/>
        </w:rPr>
        <w:t xml:space="preserve">power systems that balance dispatchability and economic viability. </w:t>
      </w:r>
    </w:p>
    <w:p w14:paraId="203F152A" w14:textId="77777777" w:rsidR="00691CE9" w:rsidRPr="00C33EBD" w:rsidRDefault="00691CE9" w:rsidP="00691CE9">
      <w:pPr>
        <w:rPr>
          <w:sz w:val="22"/>
          <w:szCs w:val="22"/>
        </w:rPr>
      </w:pPr>
    </w:p>
    <w:p w14:paraId="2F1BB8C3" w14:textId="77777777" w:rsidR="00691CE9" w:rsidRPr="00C33EBD" w:rsidRDefault="00691CE9" w:rsidP="00691CE9">
      <w:pPr>
        <w:pStyle w:val="NomenclatureClauseTitle"/>
        <w:spacing w:before="0"/>
        <w:jc w:val="center"/>
        <w:rPr>
          <w:rFonts w:ascii="Times New Roman" w:hAnsi="Times New Roman"/>
          <w:sz w:val="22"/>
          <w:szCs w:val="22"/>
        </w:rPr>
      </w:pPr>
      <w:r w:rsidRPr="00C33EBD">
        <w:rPr>
          <w:rFonts w:ascii="Times New Roman" w:hAnsi="Times New Roman"/>
          <w:sz w:val="22"/>
          <w:szCs w:val="22"/>
        </w:rPr>
        <w:t>MethodS</w:t>
      </w:r>
    </w:p>
    <w:p w14:paraId="558BD5C6" w14:textId="77777777" w:rsidR="00691CE9" w:rsidRPr="00C33EBD" w:rsidRDefault="00691CE9" w:rsidP="00691CE9">
      <w:pPr>
        <w:tabs>
          <w:tab w:val="left" w:pos="630"/>
          <w:tab w:val="left" w:pos="1170"/>
          <w:tab w:val="left" w:pos="3420"/>
        </w:tabs>
        <w:rPr>
          <w:b/>
          <w:bCs/>
          <w:sz w:val="22"/>
          <w:szCs w:val="22"/>
        </w:rPr>
      </w:pPr>
      <w:r w:rsidRPr="00C33EBD">
        <w:rPr>
          <w:b/>
          <w:bCs/>
          <w:sz w:val="22"/>
          <w:szCs w:val="22"/>
        </w:rPr>
        <w:t xml:space="preserve">System Description </w:t>
      </w:r>
    </w:p>
    <w:p w14:paraId="7094EAF6" w14:textId="04DA9053" w:rsidR="00691CE9" w:rsidRPr="00C33EBD" w:rsidRDefault="00691CE9" w:rsidP="00691CE9">
      <w:pPr>
        <w:pStyle w:val="BodyTextIndent"/>
        <w:rPr>
          <w:sz w:val="22"/>
          <w:szCs w:val="22"/>
        </w:rPr>
      </w:pPr>
      <w:commentRangeStart w:id="83"/>
      <w:commentRangeStart w:id="84"/>
      <w:r w:rsidRPr="00C33EBD">
        <w:rPr>
          <w:sz w:val="22"/>
          <w:szCs w:val="22"/>
        </w:rPr>
        <w:t xml:space="preserve">The system architecture includes a </w:t>
      </w:r>
      <w:r w:rsidR="000A09AC" w:rsidRPr="00C33EBD">
        <w:rPr>
          <w:sz w:val="22"/>
          <w:szCs w:val="22"/>
        </w:rPr>
        <w:t xml:space="preserve">PV </w:t>
      </w:r>
      <w:commentRangeStart w:id="85"/>
      <w:r w:rsidRPr="00C33EBD">
        <w:rPr>
          <w:sz w:val="22"/>
          <w:szCs w:val="22"/>
        </w:rPr>
        <w:t xml:space="preserve">array, a CSP </w:t>
      </w:r>
      <w:r w:rsidR="00F22EF3" w:rsidRPr="00C33EBD">
        <w:rPr>
          <w:sz w:val="22"/>
          <w:szCs w:val="22"/>
        </w:rPr>
        <w:t>parabolic collector</w:t>
      </w:r>
      <w:r w:rsidRPr="00C33EBD">
        <w:rPr>
          <w:sz w:val="22"/>
          <w:szCs w:val="22"/>
        </w:rPr>
        <w:t xml:space="preserve">, </w:t>
      </w:r>
      <w:r w:rsidR="000A09AC" w:rsidRPr="00C33EBD">
        <w:rPr>
          <w:sz w:val="22"/>
          <w:szCs w:val="22"/>
        </w:rPr>
        <w:t>TES</w:t>
      </w:r>
      <w:r w:rsidRPr="00C33EBD">
        <w:rPr>
          <w:sz w:val="22"/>
          <w:szCs w:val="22"/>
        </w:rPr>
        <w:t xml:space="preserve"> </w:t>
      </w:r>
      <w:commentRangeEnd w:id="85"/>
      <w:r w:rsidR="00F22EF3" w:rsidRPr="00C33EBD">
        <w:rPr>
          <w:rStyle w:val="CommentReference"/>
          <w:sz w:val="22"/>
          <w:szCs w:val="22"/>
        </w:rPr>
        <w:commentReference w:id="85"/>
      </w:r>
      <w:r w:rsidRPr="00C33EBD">
        <w:rPr>
          <w:sz w:val="22"/>
          <w:szCs w:val="22"/>
        </w:rPr>
        <w:t xml:space="preserve">unit, and a </w:t>
      </w:r>
      <w:proofErr w:type="spellStart"/>
      <w:r w:rsidRPr="00C33EBD">
        <w:rPr>
          <w:sz w:val="22"/>
          <w:szCs w:val="22"/>
        </w:rPr>
        <w:t>sCO</w:t>
      </w:r>
      <w:proofErr w:type="spellEnd"/>
      <w:r w:rsidRPr="00C33EBD">
        <w:rPr>
          <w:sz w:val="22"/>
          <w:szCs w:val="22"/>
        </w:rPr>
        <w:t>₂-based Brayton power block for electricity generation. Ice production for cooling is enabled using either excess PV electricity or grid electricity</w:t>
      </w:r>
      <w:r w:rsidR="00F22EF3" w:rsidRPr="00C33EBD">
        <w:rPr>
          <w:sz w:val="22"/>
          <w:szCs w:val="22"/>
        </w:rPr>
        <w:t xml:space="preserve"> </w:t>
      </w:r>
      <w:r w:rsidR="000A09AC" w:rsidRPr="00C33EBD">
        <w:rPr>
          <w:sz w:val="22"/>
          <w:szCs w:val="22"/>
        </w:rPr>
        <w:t>to</w:t>
      </w:r>
      <w:r w:rsidR="00F22EF3" w:rsidRPr="00C33EBD">
        <w:rPr>
          <w:sz w:val="22"/>
          <w:szCs w:val="22"/>
        </w:rPr>
        <w:t xml:space="preserve"> provide a heat sink for the sCO</w:t>
      </w:r>
      <w:r w:rsidR="00F22EF3" w:rsidRPr="00C33EBD">
        <w:rPr>
          <w:sz w:val="22"/>
          <w:szCs w:val="22"/>
          <w:vertAlign w:val="subscript"/>
          <w:rPrChange w:id="86" w:author="McLaughlin, Luke Patrick" w:date="2025-04-07T12:55:00Z">
            <w:rPr/>
          </w:rPrChange>
        </w:rPr>
        <w:t>2</w:t>
      </w:r>
      <w:r w:rsidR="00F22EF3" w:rsidRPr="00C33EBD">
        <w:rPr>
          <w:sz w:val="22"/>
          <w:szCs w:val="22"/>
        </w:rPr>
        <w:t xml:space="preserve"> Brayton cycle</w:t>
      </w:r>
      <w:r w:rsidRPr="00C33EBD">
        <w:rPr>
          <w:sz w:val="22"/>
          <w:szCs w:val="22"/>
        </w:rPr>
        <w:t>. Two configurations are evaluated: (1) grid-tied, in which grid power can supplement unmet demand and serve ice loads, and (2) isolated, where the system operates independently of grid support.</w:t>
      </w:r>
      <w:ins w:id="87" w:author="McLaughlin, Luke Patrick" w:date="2025-04-07T12:55:00Z">
        <w:r w:rsidR="00F22EF3" w:rsidRPr="00C33EBD">
          <w:rPr>
            <w:sz w:val="22"/>
            <w:szCs w:val="22"/>
          </w:rPr>
          <w:t xml:space="preserve"> </w:t>
        </w:r>
      </w:ins>
      <w:commentRangeEnd w:id="83"/>
      <w:ins w:id="88" w:author="McLaughlin, Luke Patrick" w:date="2025-07-31T15:45:00Z">
        <w:r w:rsidR="0064146D">
          <w:rPr>
            <w:rStyle w:val="CommentReference"/>
          </w:rPr>
          <w:commentReference w:id="83"/>
        </w:r>
      </w:ins>
      <w:commentRangeEnd w:id="84"/>
      <w:ins w:id="89" w:author="McLaughlin, Luke Patrick" w:date="2025-07-31T15:47:00Z">
        <w:r w:rsidR="00726C1B">
          <w:rPr>
            <w:rStyle w:val="CommentReference"/>
          </w:rPr>
          <w:commentReference w:id="84"/>
        </w:r>
      </w:ins>
    </w:p>
    <w:p w14:paraId="1C06DE00" w14:textId="77777777" w:rsidR="00691CE9" w:rsidRPr="00C33EBD" w:rsidRDefault="00691CE9" w:rsidP="00691CE9">
      <w:pPr>
        <w:pStyle w:val="BodyTextIndent"/>
        <w:ind w:firstLine="0"/>
        <w:rPr>
          <w:sz w:val="22"/>
          <w:szCs w:val="22"/>
        </w:rPr>
      </w:pPr>
    </w:p>
    <w:p w14:paraId="4E7F5893" w14:textId="77777777" w:rsidR="00691CE9" w:rsidRPr="00C33EBD" w:rsidRDefault="00691CE9" w:rsidP="00691CE9">
      <w:pPr>
        <w:tabs>
          <w:tab w:val="left" w:pos="630"/>
          <w:tab w:val="left" w:pos="1170"/>
          <w:tab w:val="left" w:pos="3420"/>
        </w:tabs>
        <w:rPr>
          <w:b/>
          <w:bCs/>
          <w:sz w:val="22"/>
          <w:szCs w:val="22"/>
        </w:rPr>
      </w:pPr>
      <w:r w:rsidRPr="00C33EBD">
        <w:rPr>
          <w:b/>
          <w:bCs/>
          <w:sz w:val="22"/>
          <w:szCs w:val="22"/>
        </w:rPr>
        <w:t xml:space="preserve">Annual Performance Analysis </w:t>
      </w:r>
    </w:p>
    <w:p w14:paraId="0675F08C" w14:textId="77777777" w:rsidR="00691CE9" w:rsidRPr="00C33EBD" w:rsidRDefault="00691CE9" w:rsidP="00691CE9">
      <w:pPr>
        <w:pStyle w:val="ListParagraph"/>
        <w:numPr>
          <w:ilvl w:val="0"/>
          <w:numId w:val="1"/>
        </w:numPr>
        <w:tabs>
          <w:tab w:val="left" w:pos="630"/>
          <w:tab w:val="left" w:pos="1170"/>
          <w:tab w:val="left" w:pos="3420"/>
        </w:tabs>
        <w:rPr>
          <w:sz w:val="22"/>
          <w:szCs w:val="22"/>
        </w:rPr>
      </w:pPr>
      <w:r w:rsidRPr="00C33EBD">
        <w:rPr>
          <w:sz w:val="22"/>
          <w:szCs w:val="22"/>
        </w:rPr>
        <w:t>Solar Resource and Climate Inputs</w:t>
      </w:r>
    </w:p>
    <w:p w14:paraId="7599E8F9" w14:textId="6D4B36CA" w:rsidR="00691CE9" w:rsidRPr="00C33EBD" w:rsidRDefault="00691CE9" w:rsidP="00691CE9">
      <w:pPr>
        <w:tabs>
          <w:tab w:val="left" w:pos="630"/>
          <w:tab w:val="left" w:pos="1170"/>
          <w:tab w:val="left" w:pos="3420"/>
        </w:tabs>
        <w:rPr>
          <w:sz w:val="22"/>
          <w:szCs w:val="22"/>
        </w:rPr>
      </w:pPr>
      <w:r w:rsidRPr="00C33EBD">
        <w:rPr>
          <w:sz w:val="22"/>
          <w:szCs w:val="22"/>
        </w:rPr>
        <w:t>A</w:t>
      </w:r>
      <w:r w:rsidR="00E23D7A" w:rsidRPr="00C33EBD">
        <w:rPr>
          <w:sz w:val="22"/>
          <w:szCs w:val="22"/>
        </w:rPr>
        <w:t xml:space="preserve">n </w:t>
      </w:r>
      <w:r w:rsidRPr="00C33EBD">
        <w:rPr>
          <w:sz w:val="22"/>
          <w:szCs w:val="22"/>
        </w:rPr>
        <w:t xml:space="preserve">annual performance analysis was conducted to estimate the hourly production from the CSP and PV fields, TES charge state, and grid electricity requirements and cost. CSP and PV performance were evaluated using 2020 solar irradiance availability data from the National Renewable Energy Laboratory’s National Solar Radiation Database for the location of interest. The hourly electricity output of the PV system was estimated with </w:t>
      </w:r>
      <w:proofErr w:type="spellStart"/>
      <w:r w:rsidRPr="00C33EBD">
        <w:rPr>
          <w:sz w:val="22"/>
          <w:szCs w:val="22"/>
        </w:rPr>
        <w:t>PVLib’s</w:t>
      </w:r>
      <w:proofErr w:type="spellEnd"/>
      <w:r w:rsidRPr="00C33EBD">
        <w:rPr>
          <w:sz w:val="22"/>
          <w:szCs w:val="22"/>
        </w:rPr>
        <w:t xml:space="preserve"> Python library using the Direct Normal Irradiance (DNI), Diffuse Horizontal Irradiance (DHI), and Global Horizontal Irradiance</w:t>
      </w:r>
      <w:r w:rsidR="00984150">
        <w:rPr>
          <w:sz w:val="22"/>
          <w:szCs w:val="22"/>
        </w:rPr>
        <w:t xml:space="preserve"> (GHI)</w:t>
      </w:r>
      <w:r w:rsidRPr="00C33EBD">
        <w:rPr>
          <w:sz w:val="22"/>
          <w:szCs w:val="22"/>
        </w:rPr>
        <w:t xml:space="preserve"> values from the NSRDB data. </w:t>
      </w:r>
    </w:p>
    <w:p w14:paraId="2C8B888D" w14:textId="77777777" w:rsidR="00691CE9" w:rsidRPr="00C33EBD" w:rsidRDefault="00691CE9" w:rsidP="00691CE9">
      <w:pPr>
        <w:pStyle w:val="ListParagraph"/>
        <w:numPr>
          <w:ilvl w:val="0"/>
          <w:numId w:val="1"/>
        </w:numPr>
        <w:tabs>
          <w:tab w:val="left" w:pos="630"/>
          <w:tab w:val="left" w:pos="1170"/>
          <w:tab w:val="left" w:pos="3420"/>
        </w:tabs>
        <w:rPr>
          <w:sz w:val="22"/>
          <w:szCs w:val="22"/>
        </w:rPr>
      </w:pPr>
      <w:r w:rsidRPr="00C33EBD">
        <w:rPr>
          <w:sz w:val="22"/>
          <w:szCs w:val="22"/>
        </w:rPr>
        <w:t>PV Performance Modeling</w:t>
      </w:r>
    </w:p>
    <w:p w14:paraId="000258E0" w14:textId="68F6C5EB" w:rsidR="00691CE9" w:rsidRDefault="00691CE9" w:rsidP="00691CE9">
      <w:pPr>
        <w:tabs>
          <w:tab w:val="left" w:pos="630"/>
          <w:tab w:val="left" w:pos="1170"/>
          <w:tab w:val="left" w:pos="3420"/>
        </w:tabs>
        <w:rPr>
          <w:sz w:val="22"/>
          <w:szCs w:val="22"/>
        </w:rPr>
      </w:pPr>
      <w:r w:rsidRPr="00C33EBD">
        <w:rPr>
          <w:sz w:val="22"/>
          <w:szCs w:val="22"/>
        </w:rPr>
        <w:t>The PV module used is the Canadian Solar CS5P_220M (2009), with parameters from the Sandia Module Database.</w:t>
      </w:r>
      <w:r w:rsidRPr="00C33EBD">
        <w:rPr>
          <w:rFonts w:ascii="Segoe UI" w:hAnsi="Segoe UI" w:cs="Segoe UI"/>
          <w:sz w:val="22"/>
          <w:szCs w:val="22"/>
          <w:bdr w:val="single" w:sz="2" w:space="0" w:color="E5E7EB" w:frame="1"/>
        </w:rPr>
        <w:t xml:space="preserve"> </w:t>
      </w:r>
      <w:r w:rsidRPr="00C33EBD">
        <w:rPr>
          <w:sz w:val="22"/>
          <w:szCs w:val="22"/>
        </w:rPr>
        <w:t>The plane of array irradiance is calculated from the angle of incidence (AOI), SVF (sky view factor) and ρ (ground albedo) to determine the total solar irradiance incident on the tilted PV modules (1). The cell temperature estimation, based on the Sandia Array Performance Mode</w:t>
      </w:r>
      <w:r w:rsidR="00D5017D">
        <w:rPr>
          <w:sz w:val="22"/>
          <w:szCs w:val="22"/>
        </w:rPr>
        <w:t>l</w:t>
      </w:r>
      <w:r w:rsidRPr="00C33EBD">
        <w:rPr>
          <w:sz w:val="22"/>
          <w:szCs w:val="22"/>
        </w:rPr>
        <w:t>, was used to account for the impact of ambient conditions on module performance (2).</w:t>
      </w:r>
    </w:p>
    <w:p w14:paraId="7969C9D7" w14:textId="77777777" w:rsidR="00B85EE8" w:rsidRDefault="00B85EE8" w:rsidP="00691CE9">
      <w:pPr>
        <w:tabs>
          <w:tab w:val="left" w:pos="630"/>
          <w:tab w:val="left" w:pos="1170"/>
          <w:tab w:val="left" w:pos="3420"/>
        </w:tabs>
        <w:rPr>
          <w:sz w:val="22"/>
          <w:szCs w:val="22"/>
        </w:rPr>
      </w:pPr>
    </w:p>
    <w:p w14:paraId="7376CC79" w14:textId="77777777" w:rsidR="00B85EE8" w:rsidRDefault="00B85EE8" w:rsidP="00691CE9">
      <w:pPr>
        <w:tabs>
          <w:tab w:val="left" w:pos="630"/>
          <w:tab w:val="left" w:pos="1170"/>
          <w:tab w:val="left" w:pos="3420"/>
        </w:tabs>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579"/>
        <w:gridCol w:w="535"/>
      </w:tblGrid>
      <w:tr w:rsidR="00B85EE8" w14:paraId="04C37B0F" w14:textId="77777777" w:rsidTr="00B85EE8">
        <w:tc>
          <w:tcPr>
            <w:tcW w:w="236" w:type="dxa"/>
          </w:tcPr>
          <w:p w14:paraId="5943F100" w14:textId="77777777" w:rsidR="00B85EE8" w:rsidRDefault="00B85EE8">
            <w:pPr>
              <w:tabs>
                <w:tab w:val="left" w:pos="630"/>
                <w:tab w:val="left" w:pos="1170"/>
                <w:tab w:val="left" w:pos="3420"/>
              </w:tabs>
              <w:rPr>
                <w:sz w:val="22"/>
                <w:szCs w:val="22"/>
              </w:rPr>
            </w:pPr>
          </w:p>
        </w:tc>
        <w:tc>
          <w:tcPr>
            <w:tcW w:w="8579" w:type="dxa"/>
          </w:tcPr>
          <w:p w14:paraId="1E8163D8" w14:textId="77777777" w:rsidR="00B85EE8" w:rsidRDefault="00000000">
            <w:pPr>
              <w:tabs>
                <w:tab w:val="left" w:pos="630"/>
                <w:tab w:val="left" w:pos="1170"/>
                <w:tab w:val="left" w:pos="3420"/>
              </w:tabs>
              <w:rPr>
                <w:sz w:val="22"/>
                <w:szCs w:val="22"/>
              </w:rPr>
            </w:pPr>
            <m:oMathPara>
              <m:oMath>
                <m:sSub>
                  <m:sSubPr>
                    <m:ctrlPr>
                      <w:rPr>
                        <w:rFonts w:ascii="Cambria Math" w:hAnsi="Cambria Math"/>
                        <w:i/>
                        <w:sz w:val="22"/>
                        <w:szCs w:val="22"/>
                      </w:rPr>
                    </m:ctrlPr>
                  </m:sSubPr>
                  <m:e>
                    <m:r>
                      <w:rPr>
                        <w:rFonts w:ascii="Cambria Math" w:hAnsi="Cambria Math"/>
                        <w:sz w:val="22"/>
                        <w:szCs w:val="22"/>
                      </w:rPr>
                      <m:t>POA</m:t>
                    </m:r>
                  </m:e>
                  <m:sub>
                    <m:r>
                      <w:rPr>
                        <w:rFonts w:ascii="Cambria Math" w:hAnsi="Cambria Math"/>
                        <w:sz w:val="22"/>
                        <w:szCs w:val="22"/>
                      </w:rPr>
                      <m:t>total</m:t>
                    </m:r>
                  </m:sub>
                </m:sSub>
                <m:r>
                  <w:rPr>
                    <w:rFonts w:ascii="Cambria Math" w:hAnsi="Cambria Math"/>
                    <w:sz w:val="22"/>
                    <w:szCs w:val="22"/>
                  </w:rPr>
                  <m:t>=DNIcos</m:t>
                </m:r>
                <m:d>
                  <m:dPr>
                    <m:ctrlPr>
                      <w:rPr>
                        <w:rFonts w:ascii="Cambria Math" w:hAnsi="Cambria Math"/>
                        <w:i/>
                        <w:sz w:val="22"/>
                        <w:szCs w:val="22"/>
                      </w:rPr>
                    </m:ctrlPr>
                  </m:dPr>
                  <m:e>
                    <m:r>
                      <w:rPr>
                        <w:rFonts w:ascii="Cambria Math" w:hAnsi="Cambria Math"/>
                        <w:sz w:val="22"/>
                        <w:szCs w:val="22"/>
                      </w:rPr>
                      <m:t>AOI</m:t>
                    </m:r>
                  </m:e>
                </m:d>
                <m:r>
                  <w:rPr>
                    <w:rFonts w:ascii="Cambria Math" w:hAnsi="Cambria Math"/>
                    <w:sz w:val="22"/>
                    <w:szCs w:val="22"/>
                  </w:rPr>
                  <m:t>+DHI</m:t>
                </m:r>
                <m:r>
                  <m:rPr>
                    <m:sty m:val="p"/>
                  </m:rPr>
                  <w:rPr>
                    <w:rFonts w:ascii="Cambria Math" w:hAnsi="Cambria Math" w:cs="Cambria Math"/>
                    <w:sz w:val="22"/>
                    <w:szCs w:val="22"/>
                  </w:rPr>
                  <m:t>⋅</m:t>
                </m:r>
                <m:r>
                  <w:rPr>
                    <w:rFonts w:ascii="Cambria Math" w:hAnsi="Cambria Math"/>
                    <w:sz w:val="22"/>
                    <w:szCs w:val="22"/>
                  </w:rPr>
                  <m:t>SVF+GHI</m:t>
                </m:r>
                <m:r>
                  <m:rPr>
                    <m:sty m:val="p"/>
                  </m:rPr>
                  <w:rPr>
                    <w:rFonts w:ascii="Cambria Math" w:hAnsi="Cambria Math" w:cs="Cambria Math"/>
                    <w:sz w:val="22"/>
                    <w:szCs w:val="22"/>
                  </w:rPr>
                  <m:t>⋅</m:t>
                </m:r>
                <m:r>
                  <w:rPr>
                    <w:rFonts w:ascii="Cambria Math" w:eastAsiaTheme="majorEastAsia" w:hAnsi="Cambria Math"/>
                    <w:sz w:val="22"/>
                    <w:szCs w:val="22"/>
                  </w:rPr>
                  <m:t>ρ</m:t>
                </m:r>
                <m:r>
                  <m:rPr>
                    <m:sty m:val="p"/>
                  </m:rPr>
                  <w:rPr>
                    <w:rFonts w:ascii="Cambria Math" w:hAnsi="Cambria Math" w:cs="Cambria Math"/>
                    <w:sz w:val="22"/>
                    <w:szCs w:val="22"/>
                  </w:rPr>
                  <m:t>⋅</m:t>
                </m:r>
                <m:r>
                  <m:rPr>
                    <m:sty m:val="p"/>
                  </m:rPr>
                  <w:rPr>
                    <w:rFonts w:ascii="Cambria Math" w:hAnsi="Cambria Math"/>
                    <w:sz w:val="22"/>
                    <w:szCs w:val="22"/>
                  </w:rPr>
                  <m:t>(</m:t>
                </m:r>
                <m:r>
                  <m:rPr>
                    <m:sty m:val="p"/>
                  </m:rPr>
                  <w:rPr>
                    <w:rFonts w:ascii="Cambria Math" w:eastAsiaTheme="majorEastAsia" w:hAnsi="Cambria Math"/>
                    <w:sz w:val="22"/>
                    <w:szCs w:val="22"/>
                  </w:rPr>
                  <m:t>1</m:t>
                </m:r>
                <m:r>
                  <m:rPr>
                    <m:sty m:val="p"/>
                  </m:rPr>
                  <w:rPr>
                    <w:rFonts w:ascii="Cambria Math" w:hAnsi="Cambria Math"/>
                    <w:sz w:val="22"/>
                    <w:szCs w:val="22"/>
                  </w:rPr>
                  <m:t>-</m:t>
                </m:r>
                <m:r>
                  <w:rPr>
                    <w:rFonts w:ascii="Cambria Math" w:eastAsiaTheme="majorEastAsia" w:hAnsi="Cambria Math"/>
                    <w:sz w:val="22"/>
                    <w:szCs w:val="22"/>
                  </w:rPr>
                  <m:t>SVF)</m:t>
                </m:r>
              </m:oMath>
            </m:oMathPara>
          </w:p>
        </w:tc>
        <w:tc>
          <w:tcPr>
            <w:tcW w:w="535" w:type="dxa"/>
          </w:tcPr>
          <w:p w14:paraId="64E01CF3" w14:textId="77777777" w:rsidR="00B85EE8" w:rsidRDefault="00B85EE8">
            <w:pPr>
              <w:tabs>
                <w:tab w:val="left" w:pos="630"/>
                <w:tab w:val="left" w:pos="1170"/>
                <w:tab w:val="left" w:pos="3420"/>
              </w:tabs>
              <w:rPr>
                <w:sz w:val="22"/>
                <w:szCs w:val="22"/>
              </w:rPr>
            </w:pPr>
            <w:r>
              <w:rPr>
                <w:sz w:val="22"/>
                <w:szCs w:val="22"/>
              </w:rPr>
              <w:t>(1)</w:t>
            </w:r>
          </w:p>
        </w:tc>
      </w:tr>
    </w:tbl>
    <w:p w14:paraId="5A54ADB0" w14:textId="77777777" w:rsidR="00B85EE8" w:rsidRDefault="00B85EE8" w:rsidP="00B85EE8">
      <w:pPr>
        <w:tabs>
          <w:tab w:val="left" w:pos="630"/>
          <w:tab w:val="left" w:pos="1170"/>
          <w:tab w:val="left" w:pos="3420"/>
        </w:tabs>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579"/>
        <w:gridCol w:w="535"/>
      </w:tblGrid>
      <w:tr w:rsidR="00B85EE8" w14:paraId="695CB0DC" w14:textId="77777777" w:rsidTr="00B85EE8">
        <w:tc>
          <w:tcPr>
            <w:tcW w:w="236" w:type="dxa"/>
            <w:vAlign w:val="center"/>
          </w:tcPr>
          <w:p w14:paraId="7D981E76" w14:textId="77777777" w:rsidR="00B85EE8" w:rsidRDefault="00B85EE8">
            <w:pPr>
              <w:tabs>
                <w:tab w:val="left" w:pos="630"/>
                <w:tab w:val="left" w:pos="1170"/>
                <w:tab w:val="left" w:pos="3420"/>
              </w:tabs>
              <w:jc w:val="center"/>
              <w:rPr>
                <w:sz w:val="22"/>
                <w:szCs w:val="22"/>
              </w:rPr>
            </w:pPr>
          </w:p>
        </w:tc>
        <w:tc>
          <w:tcPr>
            <w:tcW w:w="8579" w:type="dxa"/>
            <w:vAlign w:val="center"/>
          </w:tcPr>
          <w:p w14:paraId="4FD599CA" w14:textId="77777777" w:rsidR="00B85EE8" w:rsidRDefault="00000000">
            <w:pPr>
              <w:tabs>
                <w:tab w:val="left" w:pos="630"/>
                <w:tab w:val="left" w:pos="1170"/>
                <w:tab w:val="left" w:pos="3420"/>
              </w:tabs>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cell</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amb</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POA</m:t>
                        </m:r>
                      </m:e>
                      <m:sub>
                        <m:r>
                          <w:rPr>
                            <w:rFonts w:ascii="Cambria Math" w:hAnsi="Cambria Math"/>
                            <w:sz w:val="22"/>
                            <w:szCs w:val="22"/>
                          </w:rPr>
                          <m:t>total</m:t>
                        </m:r>
                      </m:sub>
                    </m:sSub>
                  </m:num>
                  <m:den>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o</m:t>
                        </m:r>
                      </m:sub>
                    </m:sSub>
                  </m:den>
                </m:f>
                <m:r>
                  <w:rPr>
                    <w:rFonts w:ascii="Cambria Math" w:hAnsi="Cambria Math"/>
                    <w:sz w:val="22"/>
                    <w:szCs w:val="22"/>
                  </w:rPr>
                  <m:t>⋅ΔT</m:t>
                </m:r>
              </m:oMath>
            </m:oMathPara>
          </w:p>
        </w:tc>
        <w:tc>
          <w:tcPr>
            <w:tcW w:w="535" w:type="dxa"/>
            <w:vAlign w:val="center"/>
          </w:tcPr>
          <w:p w14:paraId="5079BD36" w14:textId="77777777" w:rsidR="00B85EE8" w:rsidRDefault="00B85EE8">
            <w:pPr>
              <w:tabs>
                <w:tab w:val="left" w:pos="630"/>
                <w:tab w:val="left" w:pos="1170"/>
                <w:tab w:val="left" w:pos="3420"/>
              </w:tabs>
              <w:jc w:val="center"/>
              <w:rPr>
                <w:sz w:val="22"/>
                <w:szCs w:val="22"/>
              </w:rPr>
            </w:pPr>
            <w:r>
              <w:rPr>
                <w:sz w:val="22"/>
                <w:szCs w:val="22"/>
              </w:rPr>
              <w:t>(2)</w:t>
            </w:r>
          </w:p>
        </w:tc>
      </w:tr>
    </w:tbl>
    <w:p w14:paraId="23F9C582" w14:textId="77777777" w:rsidR="00B85EE8" w:rsidRPr="00085C30" w:rsidRDefault="00B85EE8" w:rsidP="00B85EE8">
      <w:pPr>
        <w:tabs>
          <w:tab w:val="left" w:pos="630"/>
          <w:tab w:val="left" w:pos="1170"/>
          <w:tab w:val="left" w:pos="3420"/>
        </w:tabs>
        <w:rPr>
          <w:sz w:val="22"/>
          <w:szCs w:val="22"/>
        </w:rPr>
      </w:pPr>
    </w:p>
    <w:p w14:paraId="3F37BB3D" w14:textId="77777777" w:rsidR="00B85EE8" w:rsidRDefault="00B85EE8" w:rsidP="00691CE9">
      <w:pPr>
        <w:tabs>
          <w:tab w:val="left" w:pos="630"/>
          <w:tab w:val="left" w:pos="1170"/>
          <w:tab w:val="left" w:pos="3420"/>
        </w:tabs>
        <w:rPr>
          <w:sz w:val="22"/>
          <w:szCs w:val="22"/>
        </w:rPr>
      </w:pPr>
    </w:p>
    <w:p w14:paraId="5E69199B" w14:textId="77777777" w:rsidR="00691CE9" w:rsidRPr="00C33EBD" w:rsidRDefault="00691CE9" w:rsidP="00691CE9">
      <w:pPr>
        <w:tabs>
          <w:tab w:val="left" w:pos="630"/>
          <w:tab w:val="left" w:pos="1170"/>
          <w:tab w:val="left" w:pos="3420"/>
        </w:tabs>
        <w:rPr>
          <w:sz w:val="22"/>
          <w:szCs w:val="22"/>
        </w:rPr>
      </w:pPr>
      <w:r w:rsidRPr="00C33EBD">
        <w:rPr>
          <w:sz w:val="22"/>
          <w:szCs w:val="22"/>
        </w:rPr>
        <w:t>The electrical energy produced by the PV system was converted to thermal energy for charging the TES assuming a fixed heater efficiency (</w:t>
      </w:r>
      <w:r w:rsidRPr="00C33EBD">
        <w:rPr>
          <w:rFonts w:ascii="Cambria Math" w:hAnsi="Cambria Math" w:cs="Cambria Math"/>
          <w:sz w:val="22"/>
          <w:szCs w:val="22"/>
        </w:rPr>
        <w:t>𝜂</w:t>
      </w:r>
      <w:r w:rsidRPr="00C33EBD">
        <w:rPr>
          <w:sz w:val="22"/>
          <w:szCs w:val="22"/>
        </w:rPr>
        <w:t>ℎ</w:t>
      </w:r>
      <w:r w:rsidRPr="00C33EBD">
        <w:rPr>
          <w:rFonts w:ascii="Cambria Math" w:hAnsi="Cambria Math" w:cs="Cambria Math"/>
          <w:sz w:val="22"/>
          <w:szCs w:val="22"/>
        </w:rPr>
        <w:t>𝑒𝑎𝑡𝑒𝑟</w:t>
      </w:r>
      <w:r w:rsidRPr="00C33EBD">
        <w:rPr>
          <w:sz w:val="22"/>
          <w:szCs w:val="22"/>
        </w:rPr>
        <w:t xml:space="preserve">) of 99%. </w:t>
      </w:r>
    </w:p>
    <w:p w14:paraId="01083285" w14:textId="77777777" w:rsidR="00691CE9" w:rsidRPr="00C33EBD" w:rsidRDefault="00691CE9" w:rsidP="00691CE9">
      <w:pPr>
        <w:tabs>
          <w:tab w:val="left" w:pos="630"/>
          <w:tab w:val="left" w:pos="1170"/>
          <w:tab w:val="left" w:pos="3420"/>
        </w:tabs>
        <w:rPr>
          <w:sz w:val="22"/>
          <w:szCs w:val="22"/>
        </w:rPr>
      </w:pPr>
    </w:p>
    <w:p w14:paraId="3286B850" w14:textId="77777777" w:rsidR="00691CE9" w:rsidRPr="00C33EBD" w:rsidRDefault="00691CE9" w:rsidP="00691CE9">
      <w:pPr>
        <w:pStyle w:val="ListParagraph"/>
        <w:numPr>
          <w:ilvl w:val="0"/>
          <w:numId w:val="1"/>
        </w:numPr>
        <w:tabs>
          <w:tab w:val="left" w:pos="630"/>
          <w:tab w:val="left" w:pos="1170"/>
          <w:tab w:val="left" w:pos="3420"/>
        </w:tabs>
        <w:rPr>
          <w:sz w:val="22"/>
          <w:szCs w:val="22"/>
        </w:rPr>
      </w:pPr>
      <w:r w:rsidRPr="00C33EBD">
        <w:rPr>
          <w:sz w:val="22"/>
          <w:szCs w:val="22"/>
        </w:rPr>
        <w:t>CSP Performance Modeling</w:t>
      </w:r>
    </w:p>
    <w:p w14:paraId="75599E0A" w14:textId="5948772C" w:rsidR="00691CE9" w:rsidRPr="00C33EBD" w:rsidRDefault="00691CE9" w:rsidP="00691CE9">
      <w:pPr>
        <w:tabs>
          <w:tab w:val="left" w:pos="630"/>
          <w:tab w:val="left" w:pos="1170"/>
          <w:tab w:val="left" w:pos="3420"/>
        </w:tabs>
        <w:rPr>
          <w:sz w:val="22"/>
          <w:szCs w:val="22"/>
        </w:rPr>
      </w:pPr>
      <w:r w:rsidRPr="00C33EBD">
        <w:rPr>
          <w:sz w:val="22"/>
          <w:szCs w:val="22"/>
        </w:rPr>
        <w:t xml:space="preserve">The CSP output was estimated based on the DNI and total collector area </w:t>
      </w:r>
      <m:oMath>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coll</m:t>
            </m:r>
          </m:sub>
        </m:sSub>
        <m:r>
          <m:rPr>
            <m:sty m:val="p"/>
          </m:rPr>
          <w:rPr>
            <w:rFonts w:ascii="Cambria Math" w:hAnsi="Cambria Math"/>
            <w:sz w:val="22"/>
            <w:szCs w:val="22"/>
          </w:rPr>
          <m:t>)</m:t>
        </m:r>
      </m:oMath>
      <w:r w:rsidRPr="00C33EBD">
        <w:rPr>
          <w:sz w:val="22"/>
          <w:szCs w:val="22"/>
        </w:rPr>
        <w:t xml:space="preserve">. The collection fraction equation is calculated from the transmission coefficient (τ), acceptance factor (f), and other optical and thermal factors. </w:t>
      </w:r>
    </w:p>
    <w:p w14:paraId="0A10EE31" w14:textId="35DBDB77" w:rsidR="00691CE9" w:rsidRDefault="00691CE9" w:rsidP="00691CE9">
      <w:pPr>
        <w:tabs>
          <w:tab w:val="left" w:pos="630"/>
          <w:tab w:val="left" w:pos="1170"/>
          <w:tab w:val="left" w:pos="3420"/>
        </w:tabs>
        <w:rPr>
          <w:sz w:val="22"/>
          <w:szCs w:val="22"/>
        </w:rPr>
      </w:pPr>
      <w:r w:rsidRPr="00C33EBD">
        <w:rPr>
          <w:sz w:val="22"/>
          <w:szCs w:val="22"/>
        </w:rPr>
        <w:t>The total thermal power delivered is determined by the incident solar flux (</w:t>
      </w:r>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incident</m:t>
            </m:r>
          </m:sub>
        </m:sSub>
      </m:oMath>
      <w:r w:rsidRPr="00C33EBD">
        <w:rPr>
          <w:sz w:val="22"/>
          <w:szCs w:val="22"/>
        </w:rPr>
        <w:t xml:space="preserve">) and corrected for optical performance and thermal losses. </w:t>
      </w:r>
    </w:p>
    <w:p w14:paraId="1DF1B2B7" w14:textId="77777777" w:rsidR="00B85EE8" w:rsidRDefault="00B85EE8" w:rsidP="00691CE9">
      <w:pPr>
        <w:tabs>
          <w:tab w:val="left" w:pos="630"/>
          <w:tab w:val="left" w:pos="1170"/>
          <w:tab w:val="left" w:pos="3420"/>
        </w:tabs>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579"/>
        <w:gridCol w:w="535"/>
      </w:tblGrid>
      <w:tr w:rsidR="00B85EE8" w14:paraId="6F328847" w14:textId="77777777" w:rsidTr="00284CAA">
        <w:tc>
          <w:tcPr>
            <w:tcW w:w="236" w:type="dxa"/>
          </w:tcPr>
          <w:p w14:paraId="18E359C7" w14:textId="77777777" w:rsidR="00B85EE8" w:rsidRDefault="00B85EE8">
            <w:pPr>
              <w:tabs>
                <w:tab w:val="left" w:pos="630"/>
                <w:tab w:val="left" w:pos="1170"/>
                <w:tab w:val="left" w:pos="3420"/>
              </w:tabs>
              <w:rPr>
                <w:sz w:val="22"/>
                <w:szCs w:val="22"/>
              </w:rPr>
            </w:pPr>
          </w:p>
        </w:tc>
        <w:tc>
          <w:tcPr>
            <w:tcW w:w="8579" w:type="dxa"/>
          </w:tcPr>
          <w:p w14:paraId="64F7F4FE" w14:textId="40ED9ED0" w:rsidR="00B85EE8" w:rsidRDefault="00B85EE8" w:rsidP="00B85EE8">
            <w:pPr>
              <w:tabs>
                <w:tab w:val="left" w:pos="630"/>
                <w:tab w:val="left" w:pos="1170"/>
                <w:tab w:val="left" w:pos="3420"/>
              </w:tabs>
              <w:jc w:val="center"/>
              <w:rPr>
                <w:sz w:val="22"/>
                <w:szCs w:val="22"/>
              </w:rPr>
            </w:pPr>
            <m:oMath>
              <m:r>
                <m:rPr>
                  <m:sty m:val="p"/>
                </m:rPr>
                <w:rPr>
                  <w:rFonts w:ascii="Cambria Math" w:hAnsi="Cambria Math"/>
                  <w:sz w:val="22"/>
                  <w:szCs w:val="22"/>
                </w:rPr>
                <m:t>τ=(</m:t>
              </m:r>
              <m:r>
                <m:rPr>
                  <m:sty m:val="p"/>
                </m:rPr>
                <w:rPr>
                  <w:rFonts w:ascii="Cambria Math" w:eastAsiaTheme="majorEastAsia" w:hAnsi="Cambria Math"/>
                  <w:sz w:val="22"/>
                  <w:szCs w:val="22"/>
                </w:rPr>
                <m:t>1</m:t>
              </m:r>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avg</m:t>
                  </m:r>
                </m:sub>
              </m:sSub>
            </m:oMath>
            <w:r w:rsidRPr="00C33EBD">
              <w:rPr>
                <w:sz w:val="22"/>
                <w:szCs w:val="22"/>
              </w:rPr>
              <w:t>)</w:t>
            </w:r>
          </w:p>
        </w:tc>
        <w:tc>
          <w:tcPr>
            <w:tcW w:w="535" w:type="dxa"/>
            <w:vAlign w:val="center"/>
          </w:tcPr>
          <w:p w14:paraId="177E9BFA" w14:textId="386F4A82" w:rsidR="00B85EE8" w:rsidRDefault="00B85EE8" w:rsidP="00284CAA">
            <w:pPr>
              <w:tabs>
                <w:tab w:val="left" w:pos="630"/>
                <w:tab w:val="left" w:pos="1170"/>
                <w:tab w:val="left" w:pos="3420"/>
              </w:tabs>
              <w:jc w:val="right"/>
              <w:rPr>
                <w:sz w:val="22"/>
                <w:szCs w:val="22"/>
              </w:rPr>
            </w:pPr>
            <w:r>
              <w:rPr>
                <w:sz w:val="22"/>
                <w:szCs w:val="22"/>
              </w:rPr>
              <w:t>(3)</w:t>
            </w:r>
          </w:p>
        </w:tc>
      </w:tr>
    </w:tbl>
    <w:p w14:paraId="00A3106C" w14:textId="77777777" w:rsidR="00B85EE8" w:rsidRDefault="00B85EE8" w:rsidP="00B85EE8">
      <w:pPr>
        <w:tabs>
          <w:tab w:val="left" w:pos="630"/>
          <w:tab w:val="left" w:pos="1170"/>
          <w:tab w:val="left" w:pos="3420"/>
        </w:tabs>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579"/>
        <w:gridCol w:w="535"/>
      </w:tblGrid>
      <w:tr w:rsidR="00B85EE8" w14:paraId="36083235" w14:textId="77777777">
        <w:tc>
          <w:tcPr>
            <w:tcW w:w="236" w:type="dxa"/>
            <w:vAlign w:val="center"/>
          </w:tcPr>
          <w:p w14:paraId="0AB99FD5" w14:textId="77777777" w:rsidR="00B85EE8" w:rsidRDefault="00B85EE8">
            <w:pPr>
              <w:tabs>
                <w:tab w:val="left" w:pos="630"/>
                <w:tab w:val="left" w:pos="1170"/>
                <w:tab w:val="left" w:pos="3420"/>
              </w:tabs>
              <w:jc w:val="center"/>
              <w:rPr>
                <w:sz w:val="22"/>
                <w:szCs w:val="22"/>
              </w:rPr>
            </w:pPr>
          </w:p>
        </w:tc>
        <w:tc>
          <w:tcPr>
            <w:tcW w:w="8579" w:type="dxa"/>
            <w:vAlign w:val="center"/>
          </w:tcPr>
          <w:p w14:paraId="0E356262" w14:textId="3F1CA7E1" w:rsidR="00B85EE8" w:rsidRDefault="00B85EE8">
            <w:pPr>
              <w:tabs>
                <w:tab w:val="left" w:pos="630"/>
                <w:tab w:val="left" w:pos="1170"/>
                <w:tab w:val="left" w:pos="3420"/>
              </w:tabs>
              <w:jc w:val="center"/>
              <w:rPr>
                <w:sz w:val="22"/>
                <w:szCs w:val="22"/>
              </w:rPr>
            </w:pPr>
            <m:oMathPara>
              <m:oMath>
                <m:r>
                  <m:rPr>
                    <m:sty m:val="p"/>
                  </m:rPr>
                  <w:rPr>
                    <w:rFonts w:ascii="Cambria Math" w:hAnsi="Cambria Math"/>
                    <w:sz w:val="22"/>
                    <w:szCs w:val="22"/>
                  </w:rPr>
                  <m:t>f=</m:t>
                </m:r>
                <m:d>
                  <m:dPr>
                    <m:begChr m:val="{"/>
                    <m:endChr m:val=""/>
                    <m:ctrlPr>
                      <w:rPr>
                        <w:rFonts w:ascii="Cambria Math" w:hAnsi="Cambria Math"/>
                        <w:sz w:val="22"/>
                        <w:szCs w:val="22"/>
                      </w:rPr>
                    </m:ctrlPr>
                  </m:dPr>
                  <m:e>
                    <m:eqArr>
                      <m:eqArrPr>
                        <m:ctrlPr>
                          <w:rPr>
                            <w:rFonts w:ascii="Cambria Math" w:hAnsi="Cambria Math"/>
                            <w:sz w:val="22"/>
                            <w:szCs w:val="22"/>
                          </w:rPr>
                        </m:ctrlPr>
                      </m:eqArrPr>
                      <m:e>
                        <m:r>
                          <m:rPr>
                            <m:sty m:val="p"/>
                          </m:rPr>
                          <w:rPr>
                            <w:rFonts w:ascii="Cambria Math" w:hAnsi="Cambria Math"/>
                            <w:sz w:val="22"/>
                            <w:szCs w:val="22"/>
                          </w:rPr>
                          <m:t>1,   |</m:t>
                        </m:r>
                        <m:sSub>
                          <m:sSubPr>
                            <m:ctrlPr>
                              <w:rPr>
                                <w:rFonts w:ascii="Cambria Math" w:hAnsi="Cambria Math"/>
                                <w:sz w:val="22"/>
                                <w:szCs w:val="22"/>
                              </w:rPr>
                            </m:ctrlPr>
                          </m:sSubPr>
                          <m:e>
                            <m:r>
                              <m:rPr>
                                <m:sty m:val="p"/>
                              </m:rPr>
                              <w:rPr>
                                <w:rFonts w:ascii="Cambria Math" w:hAnsi="Cambria Math"/>
                                <w:sz w:val="22"/>
                                <w:szCs w:val="22"/>
                              </w:rPr>
                              <m:t>θ</m:t>
                            </m:r>
                          </m:e>
                          <m:sub>
                            <m:r>
                              <m:rPr>
                                <m:sty m:val="p"/>
                              </m:rPr>
                              <w:rPr>
                                <w:rFonts w:ascii="Cambria Math" w:hAnsi="Cambria Math"/>
                                <w:sz w:val="22"/>
                                <w:szCs w:val="22"/>
                              </w:rPr>
                              <m:t>tilt</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θ</m:t>
                            </m:r>
                          </m:e>
                          <m:sub>
                            <m:r>
                              <m:rPr>
                                <m:sty m:val="p"/>
                              </m:rPr>
                              <w:rPr>
                                <w:rFonts w:ascii="Cambria Math" w:hAnsi="Cambria Math"/>
                                <w:sz w:val="22"/>
                                <w:szCs w:val="22"/>
                              </w:rPr>
                              <m:t>zenith</m:t>
                            </m:r>
                          </m:sub>
                        </m:sSub>
                        <m:r>
                          <m:rPr>
                            <m:sty m:val="p"/>
                          </m:rPr>
                          <w:rPr>
                            <w:rFonts w:ascii="Cambria Math" w:hAnsi="Cambria Math"/>
                            <w:sz w:val="22"/>
                            <w:szCs w:val="22"/>
                          </w:rPr>
                          <m:t>|≤30°</m:t>
                        </m:r>
                      </m:e>
                      <m:e>
                        <m:r>
                          <m:rPr>
                            <m:sty m:val="p"/>
                          </m:rPr>
                          <w:rPr>
                            <w:rFonts w:ascii="Cambria Math" w:hAnsi="Cambria Math"/>
                            <w:sz w:val="22"/>
                            <w:szCs w:val="22"/>
                          </w:rPr>
                          <m:t>0, |</m:t>
                        </m:r>
                        <m:sSub>
                          <m:sSubPr>
                            <m:ctrlPr>
                              <w:rPr>
                                <w:rFonts w:ascii="Cambria Math" w:hAnsi="Cambria Math"/>
                                <w:sz w:val="22"/>
                                <w:szCs w:val="22"/>
                              </w:rPr>
                            </m:ctrlPr>
                          </m:sSubPr>
                          <m:e>
                            <m:r>
                              <m:rPr>
                                <m:sty m:val="p"/>
                              </m:rPr>
                              <w:rPr>
                                <w:rFonts w:ascii="Cambria Math" w:hAnsi="Cambria Math"/>
                                <w:sz w:val="22"/>
                                <w:szCs w:val="22"/>
                              </w:rPr>
                              <m:t>θ</m:t>
                            </m:r>
                          </m:e>
                          <m:sub>
                            <m:r>
                              <m:rPr>
                                <m:sty m:val="p"/>
                              </m:rPr>
                              <w:rPr>
                                <w:rFonts w:ascii="Cambria Math" w:hAnsi="Cambria Math"/>
                                <w:sz w:val="22"/>
                                <w:szCs w:val="22"/>
                              </w:rPr>
                              <m:t>tilt</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θ</m:t>
                            </m:r>
                          </m:e>
                          <m:sub>
                            <m:r>
                              <m:rPr>
                                <m:sty m:val="p"/>
                              </m:rPr>
                              <w:rPr>
                                <w:rFonts w:ascii="Cambria Math" w:hAnsi="Cambria Math"/>
                                <w:sz w:val="22"/>
                                <w:szCs w:val="22"/>
                              </w:rPr>
                              <m:t>zenith</m:t>
                            </m:r>
                          </m:sub>
                        </m:sSub>
                        <m:r>
                          <m:rPr>
                            <m:sty m:val="p"/>
                          </m:rPr>
                          <w:rPr>
                            <w:rFonts w:ascii="Cambria Math" w:hAnsi="Cambria Math"/>
                            <w:sz w:val="22"/>
                            <w:szCs w:val="22"/>
                          </w:rPr>
                          <m:t>|≥30°</m:t>
                        </m:r>
                      </m:e>
                    </m:eqArr>
                  </m:e>
                </m:d>
              </m:oMath>
            </m:oMathPara>
          </w:p>
        </w:tc>
        <w:tc>
          <w:tcPr>
            <w:tcW w:w="535" w:type="dxa"/>
            <w:vAlign w:val="center"/>
          </w:tcPr>
          <w:p w14:paraId="310C0AD4" w14:textId="380F2882" w:rsidR="00B85EE8" w:rsidRDefault="00B85EE8">
            <w:pPr>
              <w:tabs>
                <w:tab w:val="left" w:pos="630"/>
                <w:tab w:val="left" w:pos="1170"/>
                <w:tab w:val="left" w:pos="3420"/>
              </w:tabs>
              <w:jc w:val="center"/>
              <w:rPr>
                <w:sz w:val="22"/>
                <w:szCs w:val="22"/>
              </w:rPr>
            </w:pPr>
            <w:r>
              <w:rPr>
                <w:sz w:val="22"/>
                <w:szCs w:val="22"/>
              </w:rPr>
              <w:t>(4)</w:t>
            </w:r>
          </w:p>
        </w:tc>
      </w:tr>
    </w:tbl>
    <w:p w14:paraId="0C70131E" w14:textId="77777777" w:rsidR="00B85EE8" w:rsidRDefault="00B85EE8" w:rsidP="00691CE9">
      <w:pPr>
        <w:tabs>
          <w:tab w:val="left" w:pos="630"/>
          <w:tab w:val="left" w:pos="1170"/>
          <w:tab w:val="left" w:pos="3420"/>
        </w:tabs>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8579"/>
        <w:gridCol w:w="535"/>
      </w:tblGrid>
      <w:tr w:rsidR="00B85EE8" w14:paraId="62F8FDB8" w14:textId="77777777">
        <w:tc>
          <w:tcPr>
            <w:tcW w:w="236" w:type="dxa"/>
          </w:tcPr>
          <w:p w14:paraId="2A818C1A" w14:textId="77777777" w:rsidR="00B85EE8" w:rsidRDefault="00B85EE8">
            <w:pPr>
              <w:tabs>
                <w:tab w:val="left" w:pos="630"/>
                <w:tab w:val="left" w:pos="1170"/>
                <w:tab w:val="left" w:pos="3420"/>
              </w:tabs>
              <w:rPr>
                <w:sz w:val="22"/>
                <w:szCs w:val="22"/>
              </w:rPr>
            </w:pPr>
          </w:p>
        </w:tc>
        <w:tc>
          <w:tcPr>
            <w:tcW w:w="8579" w:type="dxa"/>
          </w:tcPr>
          <w:p w14:paraId="46E87957" w14:textId="6CF7AA3A" w:rsidR="00B85EE8" w:rsidRDefault="00B85EE8">
            <w:pPr>
              <w:tabs>
                <w:tab w:val="left" w:pos="630"/>
                <w:tab w:val="left" w:pos="1170"/>
                <w:tab w:val="left" w:pos="3420"/>
              </w:tabs>
              <w:rPr>
                <w:sz w:val="22"/>
                <w:szCs w:val="22"/>
              </w:rPr>
            </w:pPr>
            <m:oMathPara>
              <m:oMath>
                <m:r>
                  <m:rPr>
                    <m:sty m:val="p"/>
                  </m:rPr>
                  <w:rPr>
                    <w:rFonts w:ascii="Cambria Math" w:hAnsi="Cambria Math"/>
                    <w:sz w:val="22"/>
                    <w:szCs w:val="22"/>
                  </w:rPr>
                  <m:t>CF=τ</m:t>
                </m:r>
                <m:r>
                  <m:rPr>
                    <m:sty m:val="p"/>
                  </m:rPr>
                  <w:rPr>
                    <w:rFonts w:ascii="Cambria Math" w:hAnsi="Cambria Math" w:cs="Cambria Math"/>
                    <w:sz w:val="22"/>
                    <w:szCs w:val="22"/>
                  </w:rPr>
                  <m:t>⋅</m:t>
                </m:r>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fp</m:t>
                    </m:r>
                  </m:sub>
                </m:sSub>
                <m:r>
                  <m:rPr>
                    <m:sty m:val="p"/>
                  </m:rPr>
                  <w:rPr>
                    <w:rFonts w:ascii="Cambria Math" w:hAnsi="Cambria Math"/>
                    <w:sz w:val="22"/>
                    <w:szCs w:val="22"/>
                  </w:rPr>
                  <m:t>​</m:t>
                </m:r>
                <m:r>
                  <m:rPr>
                    <m:sty m:val="p"/>
                  </m:rPr>
                  <w:rPr>
                    <w:rFonts w:ascii="Cambria Math" w:hAnsi="Cambria Math" w:cs="Cambria Math"/>
                    <w:sz w:val="22"/>
                    <w:szCs w:val="22"/>
                  </w:rPr>
                  <m:t>⋅</m:t>
                </m:r>
                <m:r>
                  <m:rPr>
                    <m:sty m:val="p"/>
                  </m:rPr>
                  <w:rPr>
                    <w:rFonts w:ascii="Cambria Math" w:hAnsi="Cambria Math"/>
                    <w:sz w:val="22"/>
                    <w:szCs w:val="22"/>
                  </w:rPr>
                  <m:t>ρ</m:t>
                </m:r>
                <m:r>
                  <m:rPr>
                    <m:sty m:val="p"/>
                  </m:rPr>
                  <w:rPr>
                    <w:rFonts w:ascii="Cambria Math" w:hAnsi="Cambria Math" w:cs="Cambria Math"/>
                    <w:sz w:val="22"/>
                    <w:szCs w:val="22"/>
                  </w:rPr>
                  <m:t>⋅</m:t>
                </m:r>
                <m:sSub>
                  <m:sSubPr>
                    <m:ctrlPr>
                      <w:rPr>
                        <w:rFonts w:ascii="Cambria Math" w:hAnsi="Cambria Math"/>
                        <w:sz w:val="22"/>
                        <w:szCs w:val="22"/>
                      </w:rPr>
                    </m:ctrlPr>
                  </m:sSubPr>
                  <m:e>
                    <m:r>
                      <m:rPr>
                        <m:sty m:val="p"/>
                      </m:rPr>
                      <w:rPr>
                        <w:rFonts w:ascii="Cambria Math" w:hAnsi="Cambria Math"/>
                        <w:sz w:val="22"/>
                        <w:szCs w:val="22"/>
                      </w:rPr>
                      <m:t>η</m:t>
                    </m:r>
                  </m:e>
                  <m:sub>
                    <m:r>
                      <m:rPr>
                        <m:sty m:val="p"/>
                      </m:rPr>
                      <w:rPr>
                        <w:rFonts w:ascii="Cambria Math" w:hAnsi="Cambria Math"/>
                        <w:sz w:val="22"/>
                        <w:szCs w:val="22"/>
                      </w:rPr>
                      <m:t>opt</m:t>
                    </m:r>
                  </m:sub>
                </m:sSub>
                <m:r>
                  <m:rPr>
                    <m:sty m:val="p"/>
                  </m:rPr>
                  <w:rPr>
                    <w:rFonts w:ascii="Cambria Math" w:hAnsi="Cambria Math"/>
                    <w:sz w:val="22"/>
                    <w:szCs w:val="22"/>
                  </w:rPr>
                  <m:t>​</m:t>
                </m:r>
                <m:r>
                  <m:rPr>
                    <m:sty m:val="p"/>
                  </m:rPr>
                  <w:rPr>
                    <w:rFonts w:ascii="Cambria Math" w:hAnsi="Cambria Math" w:cs="Cambria Math"/>
                    <w:sz w:val="22"/>
                    <w:szCs w:val="22"/>
                  </w:rPr>
                  <m:t>⋅</m:t>
                </m:r>
                <m:sSub>
                  <m:sSubPr>
                    <m:ctrlPr>
                      <w:rPr>
                        <w:rFonts w:ascii="Cambria Math" w:hAnsi="Cambria Math"/>
                        <w:sz w:val="22"/>
                        <w:szCs w:val="22"/>
                      </w:rPr>
                    </m:ctrlPr>
                  </m:sSubPr>
                  <m:e>
                    <m:r>
                      <m:rPr>
                        <m:sty m:val="p"/>
                      </m:rPr>
                      <w:rPr>
                        <w:rFonts w:ascii="Cambria Math" w:hAnsi="Cambria Math"/>
                        <w:sz w:val="22"/>
                        <w:szCs w:val="22"/>
                      </w:rPr>
                      <m:t>τ</m:t>
                    </m:r>
                  </m:e>
                  <m:sub>
                    <m:r>
                      <m:rPr>
                        <m:sty m:val="p"/>
                      </m:rPr>
                      <w:rPr>
                        <w:rFonts w:ascii="Cambria Math" w:hAnsi="Cambria Math"/>
                        <w:sz w:val="22"/>
                        <w:szCs w:val="22"/>
                      </w:rPr>
                      <m:t>glass</m:t>
                    </m:r>
                  </m:sub>
                </m:sSub>
                <m:r>
                  <m:rPr>
                    <m:sty m:val="p"/>
                  </m:rPr>
                  <w:rPr>
                    <w:rFonts w:ascii="Cambria Math" w:hAnsi="Cambria Math"/>
                    <w:sz w:val="22"/>
                    <w:szCs w:val="22"/>
                  </w:rPr>
                  <m:t>​</m:t>
                </m:r>
                <m:r>
                  <m:rPr>
                    <m:sty m:val="p"/>
                  </m:rPr>
                  <w:rPr>
                    <w:rFonts w:ascii="Cambria Math" w:hAnsi="Cambria Math" w:cs="Cambria Math"/>
                    <w:sz w:val="22"/>
                    <w:szCs w:val="22"/>
                  </w:rPr>
                  <m:t>⋅</m:t>
                </m:r>
                <m:sSub>
                  <m:sSubPr>
                    <m:ctrlPr>
                      <w:rPr>
                        <w:rFonts w:ascii="Cambria Math" w:hAnsi="Cambria Math"/>
                        <w:sz w:val="22"/>
                        <w:szCs w:val="22"/>
                      </w:rPr>
                    </m:ctrlPr>
                  </m:sSubPr>
                  <m:e>
                    <m:r>
                      <m:rPr>
                        <m:sty m:val="p"/>
                      </m:rPr>
                      <w:rPr>
                        <w:rFonts w:ascii="Cambria Math" w:hAnsi="Cambria Math"/>
                        <w:sz w:val="22"/>
                        <w:szCs w:val="22"/>
                      </w:rPr>
                      <m:t>α</m:t>
                    </m:r>
                  </m:e>
                  <m:sub>
                    <m:r>
                      <m:rPr>
                        <m:sty m:val="p"/>
                      </m:rPr>
                      <w:rPr>
                        <w:rFonts w:ascii="Cambria Math" w:hAnsi="Cambria Math"/>
                        <w:sz w:val="22"/>
                        <w:szCs w:val="22"/>
                      </w:rPr>
                      <m:t>col</m:t>
                    </m:r>
                  </m:sub>
                </m:sSub>
                <m:r>
                  <m:rPr>
                    <m:sty m:val="p"/>
                  </m:rPr>
                  <w:rPr>
                    <w:rFonts w:ascii="Cambria Math" w:hAnsi="Cambria Math" w:cs="Cambria Math"/>
                    <w:sz w:val="22"/>
                    <w:szCs w:val="22"/>
                  </w:rPr>
                  <m:t>⋅</m:t>
                </m:r>
                <m:sSub>
                  <m:sSubPr>
                    <m:ctrlPr>
                      <w:rPr>
                        <w:rFonts w:ascii="Cambria Math" w:hAnsi="Cambria Math"/>
                        <w:sz w:val="22"/>
                        <w:szCs w:val="22"/>
                      </w:rPr>
                    </m:ctrlPr>
                  </m:sSubPr>
                  <m:e>
                    <m:r>
                      <m:rPr>
                        <m:sty m:val="p"/>
                      </m:rPr>
                      <w:rPr>
                        <w:rFonts w:ascii="Cambria Math" w:hAnsi="Cambria Math"/>
                        <w:sz w:val="22"/>
                        <w:szCs w:val="22"/>
                      </w:rPr>
                      <m:t>f</m:t>
                    </m:r>
                  </m:e>
                  <m:sub>
                    <m:r>
                      <m:rPr>
                        <m:sty m:val="p"/>
                      </m:rPr>
                      <w:rPr>
                        <w:rFonts w:ascii="Cambria Math" w:hAnsi="Cambria Math"/>
                        <w:sz w:val="22"/>
                        <w:szCs w:val="22"/>
                      </w:rPr>
                      <m:t>acc</m:t>
                    </m:r>
                  </m:sub>
                </m:sSub>
                <m:r>
                  <m:rPr>
                    <m:sty m:val="p"/>
                  </m:rPr>
                  <w:rPr>
                    <w:rFonts w:ascii="Cambria Math" w:hAnsi="Cambria Math"/>
                    <w:sz w:val="22"/>
                    <w:szCs w:val="22"/>
                  </w:rPr>
                  <m:t>​</m:t>
                </m:r>
                <m:r>
                  <m:rPr>
                    <m:sty m:val="p"/>
                  </m:rPr>
                  <w:rPr>
                    <w:rFonts w:ascii="Cambria Math" w:hAnsi="Cambria Math" w:cs="Cambria Math"/>
                    <w:sz w:val="22"/>
                    <w:szCs w:val="22"/>
                  </w:rPr>
                  <m:t>⋅</m:t>
                </m:r>
              </m:oMath>
            </m:oMathPara>
          </w:p>
        </w:tc>
        <w:tc>
          <w:tcPr>
            <w:tcW w:w="535" w:type="dxa"/>
          </w:tcPr>
          <w:p w14:paraId="5F83EBC6" w14:textId="7F0632A8" w:rsidR="00B85EE8" w:rsidRDefault="00B85EE8">
            <w:pPr>
              <w:tabs>
                <w:tab w:val="left" w:pos="630"/>
                <w:tab w:val="left" w:pos="1170"/>
                <w:tab w:val="left" w:pos="3420"/>
              </w:tabs>
              <w:rPr>
                <w:sz w:val="22"/>
                <w:szCs w:val="22"/>
              </w:rPr>
            </w:pPr>
            <w:r>
              <w:rPr>
                <w:sz w:val="22"/>
                <w:szCs w:val="22"/>
              </w:rPr>
              <w:t xml:space="preserve"> (5)</w:t>
            </w:r>
          </w:p>
        </w:tc>
      </w:tr>
    </w:tbl>
    <w:p w14:paraId="052A602D" w14:textId="77777777" w:rsidR="00B85EE8" w:rsidRDefault="00B85EE8" w:rsidP="00B85EE8">
      <w:pPr>
        <w:tabs>
          <w:tab w:val="left" w:pos="630"/>
          <w:tab w:val="left" w:pos="1170"/>
          <w:tab w:val="left" w:pos="3420"/>
        </w:tabs>
        <w:rPr>
          <w:sz w:val="22"/>
          <w:szCs w:val="22"/>
        </w:rPr>
      </w:pPr>
    </w:p>
    <w:p w14:paraId="4110758E" w14:textId="77777777" w:rsidR="00691CE9" w:rsidRPr="00C33EBD" w:rsidRDefault="00691CE9" w:rsidP="00691CE9">
      <w:pPr>
        <w:tabs>
          <w:tab w:val="left" w:pos="630"/>
          <w:tab w:val="left" w:pos="1170"/>
          <w:tab w:val="left" w:pos="3420"/>
        </w:tabs>
        <w:rPr>
          <w:sz w:val="22"/>
          <w:szCs w:val="22"/>
        </w:rPr>
      </w:pPr>
    </w:p>
    <w:p w14:paraId="2F7A9CBB" w14:textId="3C9E8FCB" w:rsidR="00691CE9" w:rsidRPr="00C33EBD" w:rsidRDefault="00691CE9" w:rsidP="00691CE9">
      <w:pPr>
        <w:tabs>
          <w:tab w:val="left" w:pos="630"/>
          <w:tab w:val="left" w:pos="1170"/>
          <w:tab w:val="left" w:pos="3420"/>
        </w:tabs>
        <w:rPr>
          <w:sz w:val="22"/>
          <w:szCs w:val="22"/>
        </w:rPr>
      </w:pPr>
      <w:r w:rsidRPr="00C33EBD">
        <w:rPr>
          <w:sz w:val="22"/>
          <w:szCs w:val="22"/>
        </w:rPr>
        <w:t>The total solar power captured by CSP collectors (9) determined by incident solar flux (</w:t>
      </w:r>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incident</m:t>
            </m:r>
          </m:sub>
        </m:sSub>
      </m:oMath>
      <w:r w:rsidRPr="00C33EBD">
        <w:rPr>
          <w:sz w:val="22"/>
          <w:szCs w:val="22"/>
        </w:rPr>
        <w:t xml:space="preserve">), accounting for radiative losses from the collector surface (7) and pipe transmission losses (8).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390"/>
        <w:gridCol w:w="1255"/>
        <w:gridCol w:w="10"/>
      </w:tblGrid>
      <w:tr w:rsidR="00691CE9" w:rsidRPr="00C33EBD" w14:paraId="273D694E" w14:textId="77777777">
        <w:trPr>
          <w:gridAfter w:val="1"/>
          <w:wAfter w:w="10" w:type="dxa"/>
        </w:trPr>
        <w:tc>
          <w:tcPr>
            <w:tcW w:w="1705" w:type="dxa"/>
            <w:vAlign w:val="center"/>
          </w:tcPr>
          <w:p w14:paraId="0DDB8B1A" w14:textId="77777777" w:rsidR="00691CE9" w:rsidRPr="00C33EBD" w:rsidRDefault="00691CE9">
            <w:pPr>
              <w:tabs>
                <w:tab w:val="left" w:pos="630"/>
                <w:tab w:val="left" w:pos="1170"/>
                <w:tab w:val="left" w:pos="3420"/>
              </w:tabs>
              <w:jc w:val="center"/>
              <w:rPr>
                <w:sz w:val="22"/>
                <w:szCs w:val="22"/>
              </w:rPr>
            </w:pPr>
          </w:p>
        </w:tc>
        <w:tc>
          <w:tcPr>
            <w:tcW w:w="6390" w:type="dxa"/>
            <w:vAlign w:val="center"/>
          </w:tcPr>
          <w:p w14:paraId="3A741DC4" w14:textId="77777777" w:rsidR="00691CE9" w:rsidRPr="00C33EBD" w:rsidRDefault="00691CE9">
            <w:pPr>
              <w:tabs>
                <w:tab w:val="left" w:pos="630"/>
                <w:tab w:val="left" w:pos="1170"/>
                <w:tab w:val="left" w:pos="3420"/>
              </w:tabs>
              <w:jc w:val="center"/>
              <w:rPr>
                <w:sz w:val="22"/>
                <w:szCs w:val="22"/>
              </w:rPr>
            </w:pPr>
          </w:p>
          <w:p w14:paraId="13A6C052" w14:textId="4E19402C" w:rsidR="00691CE9" w:rsidRPr="00C33EBD" w:rsidRDefault="00000000">
            <w:pPr>
              <w:tabs>
                <w:tab w:val="left" w:pos="630"/>
                <w:tab w:val="left" w:pos="1170"/>
                <w:tab w:val="left" w:pos="3420"/>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incident</m:t>
                    </m:r>
                  </m:sub>
                </m:sSub>
                <m:r>
                  <m:rPr>
                    <m:sty m:val="p"/>
                  </m:rPr>
                  <w:rPr>
                    <w:rFonts w:ascii="Cambria Math" w:hAnsi="Cambria Math"/>
                    <w:sz w:val="22"/>
                    <w:szCs w:val="22"/>
                  </w:rPr>
                  <m:t>=CF​</m:t>
                </m:r>
                <m:r>
                  <m:rPr>
                    <m:sty m:val="p"/>
                  </m:rPr>
                  <w:rPr>
                    <w:rFonts w:ascii="Cambria Math" w:hAnsi="Cambria Math" w:cs="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coll</m:t>
                    </m:r>
                  </m:sub>
                </m:sSub>
                <m:r>
                  <m:rPr>
                    <m:sty m:val="p"/>
                  </m:rPr>
                  <w:rPr>
                    <w:rFonts w:ascii="Cambria Math" w:hAnsi="Cambria Math"/>
                    <w:sz w:val="22"/>
                    <w:szCs w:val="22"/>
                  </w:rPr>
                  <m:t>​</m:t>
                </m:r>
                <m:r>
                  <m:rPr>
                    <m:sty m:val="p"/>
                  </m:rPr>
                  <w:rPr>
                    <w:rFonts w:ascii="Cambria Math" w:hAnsi="Cambria Math" w:cs="Cambria Math"/>
                    <w:sz w:val="22"/>
                    <w:szCs w:val="22"/>
                  </w:rPr>
                  <m:t>⋅</m:t>
                </m:r>
                <m:r>
                  <m:rPr>
                    <m:sty m:val="p"/>
                  </m:rPr>
                  <w:rPr>
                    <w:rFonts w:ascii="Cambria Math" w:hAnsi="Cambria Math"/>
                    <w:sz w:val="22"/>
                    <w:szCs w:val="22"/>
                  </w:rPr>
                  <m:t>DNI</m:t>
                </m:r>
              </m:oMath>
            </m:oMathPara>
          </w:p>
          <w:p w14:paraId="7F2CD4A4" w14:textId="77777777" w:rsidR="00691CE9" w:rsidRPr="00C33EBD" w:rsidRDefault="00691CE9">
            <w:pPr>
              <w:tabs>
                <w:tab w:val="left" w:pos="630"/>
                <w:tab w:val="left" w:pos="1170"/>
                <w:tab w:val="left" w:pos="3420"/>
              </w:tabs>
              <w:jc w:val="center"/>
              <w:rPr>
                <w:sz w:val="22"/>
                <w:szCs w:val="22"/>
              </w:rPr>
            </w:pPr>
          </w:p>
        </w:tc>
        <w:tc>
          <w:tcPr>
            <w:tcW w:w="1255" w:type="dxa"/>
            <w:vAlign w:val="center"/>
            <w:hideMark/>
          </w:tcPr>
          <w:p w14:paraId="75E68306" w14:textId="77777777" w:rsidR="00691CE9" w:rsidRPr="00C33EBD" w:rsidRDefault="00691CE9">
            <w:pPr>
              <w:tabs>
                <w:tab w:val="left" w:pos="630"/>
                <w:tab w:val="left" w:pos="1170"/>
                <w:tab w:val="left" w:pos="3420"/>
              </w:tabs>
              <w:jc w:val="right"/>
              <w:rPr>
                <w:sz w:val="22"/>
                <w:szCs w:val="22"/>
              </w:rPr>
            </w:pPr>
            <w:r w:rsidRPr="00C33EBD">
              <w:rPr>
                <w:sz w:val="22"/>
                <w:szCs w:val="22"/>
              </w:rPr>
              <w:t>(6)</w:t>
            </w:r>
          </w:p>
        </w:tc>
      </w:tr>
      <w:tr w:rsidR="00691CE9" w:rsidRPr="00C33EBD" w14:paraId="072AB2C3" w14:textId="77777777">
        <w:tc>
          <w:tcPr>
            <w:tcW w:w="1705" w:type="dxa"/>
          </w:tcPr>
          <w:p w14:paraId="79FD8D01" w14:textId="77777777" w:rsidR="00691CE9" w:rsidRPr="00C33EBD" w:rsidRDefault="00691CE9">
            <w:pPr>
              <w:tabs>
                <w:tab w:val="left" w:pos="630"/>
                <w:tab w:val="left" w:pos="1170"/>
                <w:tab w:val="left" w:pos="3420"/>
              </w:tabs>
              <w:rPr>
                <w:sz w:val="22"/>
                <w:szCs w:val="22"/>
              </w:rPr>
            </w:pPr>
          </w:p>
        </w:tc>
        <w:tc>
          <w:tcPr>
            <w:tcW w:w="6390" w:type="dxa"/>
            <w:vAlign w:val="center"/>
            <w:hideMark/>
          </w:tcPr>
          <w:p w14:paraId="0F175DFF" w14:textId="25B75398" w:rsidR="00691CE9" w:rsidRPr="00C33EBD" w:rsidRDefault="00000000">
            <w:pPr>
              <w:tabs>
                <w:tab w:val="left" w:pos="630"/>
                <w:tab w:val="left" w:pos="1170"/>
                <w:tab w:val="left" w:pos="3420"/>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rad</m:t>
                    </m:r>
                  </m:sub>
                </m:sSub>
                <m:r>
                  <m:rPr>
                    <m:sty m:val="p"/>
                  </m:rPr>
                  <w:rPr>
                    <w:rFonts w:ascii="Cambria Math" w:hAnsi="Cambria Math"/>
                    <w:sz w:val="22"/>
                    <w:szCs w:val="22"/>
                  </w:rPr>
                  <m:t>=</m:t>
                </m:r>
                <m:r>
                  <m:rPr>
                    <m:sty m:val="p"/>
                  </m:rPr>
                  <w:rPr>
                    <w:rFonts w:ascii="Cambria Math" w:hAnsi="Cambria Math" w:cs="Cambria Math"/>
                    <w:sz w:val="22"/>
                    <w:szCs w:val="22"/>
                  </w:rPr>
                  <m:t>⋅</m:t>
                </m:r>
                <m:r>
                  <m:rPr>
                    <m:sty m:val="p"/>
                  </m:rPr>
                  <w:rPr>
                    <w:rFonts w:ascii="Cambria Math" w:hAnsi="Cambria Math"/>
                    <w:sz w:val="22"/>
                    <w:szCs w:val="22"/>
                  </w:rPr>
                  <m:t>σ⋅ε</m:t>
                </m:r>
                <m:r>
                  <m:rPr>
                    <m:sty m:val="p"/>
                  </m:rPr>
                  <w:rPr>
                    <w:rFonts w:ascii="Cambria Math" w:hAnsi="Cambria Math" w:cs="Cambria Math"/>
                    <w:sz w:val="22"/>
                    <w:szCs w:val="22"/>
                  </w:rPr>
                  <m:t>⋅</m:t>
                </m:r>
                <m:sSub>
                  <m:sSubPr>
                    <m:ctrlPr>
                      <w:rPr>
                        <w:rFonts w:ascii="Cambria Math" w:hAnsi="Cambria Math"/>
                        <w:sz w:val="22"/>
                        <w:szCs w:val="22"/>
                      </w:rPr>
                    </m:ctrlPr>
                  </m:sSubPr>
                  <m:e>
                    <m:r>
                      <m:rPr>
                        <m:sty m:val="p"/>
                      </m:rPr>
                      <w:rPr>
                        <w:rFonts w:ascii="Cambria Math" w:hAnsi="Cambria Math"/>
                        <w:sz w:val="22"/>
                        <w:szCs w:val="22"/>
                      </w:rPr>
                      <m:t>A</m:t>
                    </m:r>
                  </m:e>
                  <m:sub>
                    <m:r>
                      <m:rPr>
                        <m:sty m:val="p"/>
                      </m:rPr>
                      <w:rPr>
                        <w:rFonts w:ascii="Cambria Math" w:hAnsi="Cambria Math"/>
                        <w:sz w:val="22"/>
                        <w:szCs w:val="22"/>
                      </w:rPr>
                      <m:t>coll</m:t>
                    </m:r>
                  </m:sub>
                </m:sSub>
                <m:r>
                  <m:rPr>
                    <m:sty m:val="p"/>
                  </m:rPr>
                  <w:rPr>
                    <w:rFonts w:ascii="Cambria Math" w:hAnsi="Cambria Math"/>
                    <w:sz w:val="22"/>
                    <w:szCs w:val="22"/>
                  </w:rPr>
                  <m:t>​​</m:t>
                </m:r>
                <m:r>
                  <m:rPr>
                    <m:sty m:val="p"/>
                  </m:rPr>
                  <w:rPr>
                    <w:rFonts w:ascii="Cambria Math" w:hAnsi="Cambria Math" w:cs="Cambria Math"/>
                    <w:sz w:val="22"/>
                    <w:szCs w:val="22"/>
                  </w:rPr>
                  <m:t>⋅</m:t>
                </m:r>
                <m:sSup>
                  <m:sSupPr>
                    <m:ctrlPr>
                      <w:rPr>
                        <w:rFonts w:ascii="Cambria Math" w:hAnsi="Cambria Math"/>
                        <w:sz w:val="22"/>
                        <w:szCs w:val="22"/>
                      </w:rPr>
                    </m:ctrlPr>
                  </m:sSupPr>
                  <m:e>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s</m:t>
                        </m:r>
                      </m:sub>
                    </m:sSub>
                  </m:e>
                  <m:sup>
                    <m:r>
                      <m:rPr>
                        <m:sty m:val="p"/>
                      </m:rPr>
                      <w:rPr>
                        <w:rFonts w:ascii="Cambria Math" w:hAnsi="Cambria Math"/>
                        <w:sz w:val="22"/>
                        <w:szCs w:val="22"/>
                      </w:rPr>
                      <m:t>4</m:t>
                    </m:r>
                  </m:sup>
                </m:sSup>
                <m:r>
                  <m:rPr>
                    <m:sty m:val="p"/>
                  </m:rPr>
                  <w:rPr>
                    <w:rFonts w:ascii="Cambria Math" w:hAnsi="Cambria Math"/>
                    <w:sz w:val="22"/>
                    <w:szCs w:val="22"/>
                  </w:rPr>
                  <m:t>​</m:t>
                </m:r>
              </m:oMath>
            </m:oMathPara>
          </w:p>
        </w:tc>
        <w:tc>
          <w:tcPr>
            <w:tcW w:w="1265" w:type="dxa"/>
            <w:gridSpan w:val="2"/>
            <w:hideMark/>
          </w:tcPr>
          <w:p w14:paraId="0E7DB237" w14:textId="77777777" w:rsidR="00691CE9" w:rsidRPr="00C33EBD" w:rsidRDefault="00691CE9">
            <w:pPr>
              <w:tabs>
                <w:tab w:val="left" w:pos="630"/>
                <w:tab w:val="left" w:pos="1170"/>
                <w:tab w:val="left" w:pos="3420"/>
              </w:tabs>
              <w:jc w:val="right"/>
              <w:rPr>
                <w:sz w:val="22"/>
                <w:szCs w:val="22"/>
              </w:rPr>
            </w:pPr>
            <w:r w:rsidRPr="00C33EBD">
              <w:rPr>
                <w:sz w:val="22"/>
                <w:szCs w:val="22"/>
              </w:rPr>
              <w:t>(7)</w:t>
            </w:r>
          </w:p>
        </w:tc>
      </w:tr>
    </w:tbl>
    <w:p w14:paraId="0C18A0F5" w14:textId="77777777" w:rsidR="00691CE9" w:rsidRPr="00C33EBD" w:rsidRDefault="00691CE9" w:rsidP="00691CE9">
      <w:pPr>
        <w:tabs>
          <w:tab w:val="left" w:pos="630"/>
          <w:tab w:val="left" w:pos="1170"/>
          <w:tab w:val="left" w:pos="3420"/>
        </w:tabs>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390"/>
        <w:gridCol w:w="1265"/>
      </w:tblGrid>
      <w:tr w:rsidR="00691CE9" w:rsidRPr="00C33EBD" w14:paraId="1CB9143A" w14:textId="77777777">
        <w:tc>
          <w:tcPr>
            <w:tcW w:w="1705" w:type="dxa"/>
          </w:tcPr>
          <w:p w14:paraId="27E3A0BC" w14:textId="77777777" w:rsidR="00691CE9" w:rsidRPr="00C33EBD" w:rsidRDefault="00691CE9">
            <w:pPr>
              <w:tabs>
                <w:tab w:val="left" w:pos="630"/>
                <w:tab w:val="left" w:pos="1170"/>
                <w:tab w:val="left" w:pos="3420"/>
              </w:tabs>
              <w:rPr>
                <w:sz w:val="22"/>
                <w:szCs w:val="22"/>
              </w:rPr>
            </w:pPr>
          </w:p>
        </w:tc>
        <w:tc>
          <w:tcPr>
            <w:tcW w:w="6390" w:type="dxa"/>
            <w:vAlign w:val="center"/>
          </w:tcPr>
          <w:p w14:paraId="629A1BF2" w14:textId="65F1764D" w:rsidR="00691CE9" w:rsidRPr="00C33EBD" w:rsidRDefault="00000000">
            <w:pPr>
              <w:tabs>
                <w:tab w:val="left" w:pos="630"/>
                <w:tab w:val="left" w:pos="1170"/>
                <w:tab w:val="left" w:pos="3420"/>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pipe</m:t>
                    </m:r>
                  </m:sub>
                </m:sSub>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22</m:t>
                    </m:r>
                  </m:num>
                  <m:den>
                    <m:r>
                      <m:rPr>
                        <m:sty m:val="p"/>
                      </m:rPr>
                      <w:rPr>
                        <w:rFonts w:ascii="Cambria Math" w:hAnsi="Cambria Math"/>
                        <w:sz w:val="22"/>
                        <w:szCs w:val="22"/>
                      </w:rPr>
                      <m:t>225</m:t>
                    </m:r>
                  </m:den>
                </m:f>
                <m:r>
                  <m:rPr>
                    <m:sty m:val="p"/>
                  </m:rPr>
                  <w:rPr>
                    <w:rFonts w:ascii="Cambria Math" w:hAnsi="Cambria Math"/>
                    <w:sz w:val="22"/>
                    <w:szCs w:val="22"/>
                  </w:rPr>
                  <m:t>(250-</m:t>
                </m:r>
                <m:sSub>
                  <m:sSubPr>
                    <m:ctrlPr>
                      <w:rPr>
                        <w:rFonts w:ascii="Cambria Math" w:hAnsi="Cambria Math"/>
                        <w:sz w:val="22"/>
                        <w:szCs w:val="22"/>
                      </w:rPr>
                    </m:ctrlPr>
                  </m:sSubPr>
                  <m:e>
                    <m:r>
                      <m:rPr>
                        <m:sty m:val="p"/>
                      </m:rPr>
                      <w:rPr>
                        <w:rFonts w:ascii="Cambria Math" w:hAnsi="Cambria Math"/>
                        <w:sz w:val="22"/>
                        <w:szCs w:val="22"/>
                      </w:rPr>
                      <m:t>T</m:t>
                    </m:r>
                  </m:e>
                  <m:sub>
                    <m:r>
                      <m:rPr>
                        <m:sty m:val="p"/>
                      </m:rPr>
                      <w:rPr>
                        <w:rFonts w:ascii="Cambria Math" w:hAnsi="Cambria Math"/>
                        <w:sz w:val="22"/>
                        <w:szCs w:val="22"/>
                      </w:rPr>
                      <m:t>amb</m:t>
                    </m:r>
                  </m:sub>
                </m:sSub>
                <m:r>
                  <m:rPr>
                    <m:sty m:val="p"/>
                  </m:rPr>
                  <w:rPr>
                    <w:rFonts w:ascii="Cambria Math" w:hAnsi="Cambria Math"/>
                    <w:sz w:val="22"/>
                    <w:szCs w:val="22"/>
                  </w:rPr>
                  <m:t>​)</m:t>
                </m:r>
              </m:oMath>
            </m:oMathPara>
          </w:p>
        </w:tc>
        <w:tc>
          <w:tcPr>
            <w:tcW w:w="1265" w:type="dxa"/>
            <w:hideMark/>
          </w:tcPr>
          <w:p w14:paraId="4D2EEFF9" w14:textId="77777777" w:rsidR="00691CE9" w:rsidRPr="00C33EBD" w:rsidRDefault="00691CE9">
            <w:pPr>
              <w:tabs>
                <w:tab w:val="left" w:pos="630"/>
                <w:tab w:val="left" w:pos="1170"/>
                <w:tab w:val="left" w:pos="3420"/>
              </w:tabs>
              <w:jc w:val="right"/>
              <w:rPr>
                <w:sz w:val="22"/>
                <w:szCs w:val="22"/>
              </w:rPr>
            </w:pPr>
            <w:r w:rsidRPr="00C33EBD">
              <w:rPr>
                <w:sz w:val="22"/>
                <w:szCs w:val="22"/>
              </w:rPr>
              <w:t>(8)</w:t>
            </w:r>
          </w:p>
        </w:tc>
      </w:tr>
    </w:tbl>
    <w:p w14:paraId="0349B6B6" w14:textId="77777777" w:rsidR="00691CE9" w:rsidRPr="00C33EBD" w:rsidRDefault="00691CE9" w:rsidP="00691CE9">
      <w:pPr>
        <w:tabs>
          <w:tab w:val="left" w:pos="630"/>
          <w:tab w:val="left" w:pos="1170"/>
          <w:tab w:val="left" w:pos="3420"/>
        </w:tabs>
        <w:rPr>
          <w:b/>
          <w:bCs/>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6390"/>
        <w:gridCol w:w="1265"/>
      </w:tblGrid>
      <w:tr w:rsidR="00691CE9" w:rsidRPr="00C33EBD" w14:paraId="51F8B608" w14:textId="77777777">
        <w:tc>
          <w:tcPr>
            <w:tcW w:w="1705" w:type="dxa"/>
          </w:tcPr>
          <w:p w14:paraId="3DF31C17" w14:textId="77777777" w:rsidR="00691CE9" w:rsidRPr="00C33EBD" w:rsidRDefault="00691CE9">
            <w:pPr>
              <w:tabs>
                <w:tab w:val="left" w:pos="630"/>
                <w:tab w:val="left" w:pos="1170"/>
                <w:tab w:val="left" w:pos="3420"/>
              </w:tabs>
              <w:rPr>
                <w:sz w:val="22"/>
                <w:szCs w:val="22"/>
              </w:rPr>
            </w:pPr>
          </w:p>
        </w:tc>
        <w:tc>
          <w:tcPr>
            <w:tcW w:w="6390" w:type="dxa"/>
            <w:vAlign w:val="center"/>
          </w:tcPr>
          <w:p w14:paraId="32896C22" w14:textId="38A51D14" w:rsidR="00691CE9" w:rsidRPr="00C33EBD" w:rsidRDefault="00000000">
            <w:pPr>
              <w:tabs>
                <w:tab w:val="left" w:pos="630"/>
                <w:tab w:val="left" w:pos="1170"/>
                <w:tab w:val="left" w:pos="3420"/>
              </w:tabs>
              <w:jc w:val="center"/>
              <w:rPr>
                <w:sz w:val="22"/>
                <w:szCs w:val="22"/>
              </w:rPr>
            </w:pPr>
            <m:oMathPara>
              <m:oMath>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net</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incident</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rad</m:t>
                    </m:r>
                  </m:sub>
                </m:sSub>
                <m:r>
                  <m:rPr>
                    <m:sty m:val="p"/>
                  </m:rPr>
                  <w:rPr>
                    <w:rFonts w:ascii="Cambria Math" w:hAnsi="Cambria Math"/>
                    <w:sz w:val="22"/>
                    <w:szCs w:val="22"/>
                  </w:rPr>
                  <m:t>​-</m:t>
                </m:r>
                <m:sSub>
                  <m:sSubPr>
                    <m:ctrlPr>
                      <w:rPr>
                        <w:rFonts w:ascii="Cambria Math" w:hAnsi="Cambria Math"/>
                        <w:sz w:val="22"/>
                        <w:szCs w:val="22"/>
                      </w:rPr>
                    </m:ctrlPr>
                  </m:sSubPr>
                  <m:e>
                    <m:r>
                      <m:rPr>
                        <m:sty m:val="p"/>
                      </m:rPr>
                      <w:rPr>
                        <w:rFonts w:ascii="Cambria Math" w:hAnsi="Cambria Math"/>
                        <w:sz w:val="22"/>
                        <w:szCs w:val="22"/>
                      </w:rPr>
                      <m:t>P</m:t>
                    </m:r>
                  </m:e>
                  <m:sub>
                    <m:r>
                      <m:rPr>
                        <m:sty m:val="p"/>
                      </m:rPr>
                      <w:rPr>
                        <w:rFonts w:ascii="Cambria Math" w:hAnsi="Cambria Math"/>
                        <w:sz w:val="22"/>
                        <w:szCs w:val="22"/>
                      </w:rPr>
                      <m:t>pipe</m:t>
                    </m:r>
                  </m:sub>
                </m:sSub>
              </m:oMath>
            </m:oMathPara>
          </w:p>
        </w:tc>
        <w:tc>
          <w:tcPr>
            <w:tcW w:w="1265" w:type="dxa"/>
            <w:hideMark/>
          </w:tcPr>
          <w:p w14:paraId="5D0633A9" w14:textId="77777777" w:rsidR="00691CE9" w:rsidRPr="00C33EBD" w:rsidRDefault="00691CE9">
            <w:pPr>
              <w:tabs>
                <w:tab w:val="left" w:pos="630"/>
                <w:tab w:val="left" w:pos="1170"/>
                <w:tab w:val="left" w:pos="3420"/>
              </w:tabs>
              <w:jc w:val="right"/>
              <w:rPr>
                <w:sz w:val="22"/>
                <w:szCs w:val="22"/>
              </w:rPr>
            </w:pPr>
            <w:r w:rsidRPr="00C33EBD">
              <w:rPr>
                <w:sz w:val="22"/>
                <w:szCs w:val="22"/>
              </w:rPr>
              <w:t>(9)</w:t>
            </w:r>
          </w:p>
        </w:tc>
      </w:tr>
    </w:tbl>
    <w:p w14:paraId="4D6C305D" w14:textId="77777777" w:rsidR="00691CE9" w:rsidRPr="00C33EBD" w:rsidRDefault="00691CE9" w:rsidP="00691CE9">
      <w:pPr>
        <w:tabs>
          <w:tab w:val="left" w:pos="630"/>
          <w:tab w:val="left" w:pos="1170"/>
          <w:tab w:val="left" w:pos="3420"/>
        </w:tabs>
        <w:rPr>
          <w:b/>
          <w:bCs/>
          <w:sz w:val="22"/>
          <w:szCs w:val="22"/>
        </w:rPr>
      </w:pPr>
    </w:p>
    <w:p w14:paraId="4A88495C" w14:textId="77777777" w:rsidR="00691CE9" w:rsidRPr="00C33EBD" w:rsidRDefault="00691CE9" w:rsidP="00691CE9">
      <w:pPr>
        <w:tabs>
          <w:tab w:val="left" w:pos="630"/>
          <w:tab w:val="left" w:pos="1170"/>
          <w:tab w:val="left" w:pos="3420"/>
        </w:tabs>
        <w:rPr>
          <w:b/>
          <w:bCs/>
          <w:sz w:val="22"/>
          <w:szCs w:val="22"/>
        </w:rPr>
      </w:pPr>
      <w:r w:rsidRPr="00C33EBD">
        <w:rPr>
          <w:b/>
          <w:bCs/>
          <w:sz w:val="22"/>
          <w:szCs w:val="22"/>
        </w:rPr>
        <w:t>TES Dispatch Logic</w:t>
      </w:r>
    </w:p>
    <w:p w14:paraId="1FB139E1" w14:textId="7E51E198" w:rsidR="00427CDB" w:rsidRPr="00427CDB" w:rsidDel="002311CA" w:rsidRDefault="00691CE9" w:rsidP="00427CDB">
      <w:pPr>
        <w:tabs>
          <w:tab w:val="left" w:pos="630"/>
          <w:tab w:val="left" w:pos="1170"/>
          <w:tab w:val="left" w:pos="3420"/>
        </w:tabs>
        <w:rPr>
          <w:del w:id="90" w:author="McLaughlin, Luke Patrick" w:date="2025-07-31T16:05:00Z"/>
          <w:sz w:val="22"/>
          <w:szCs w:val="22"/>
        </w:rPr>
      </w:pPr>
      <w:r w:rsidRPr="00C33EBD">
        <w:rPr>
          <w:sz w:val="22"/>
          <w:szCs w:val="22"/>
        </w:rPr>
        <w:t xml:space="preserve">     </w:t>
      </w:r>
      <w:commentRangeStart w:id="91"/>
      <w:r w:rsidRPr="00C33EBD">
        <w:rPr>
          <w:sz w:val="22"/>
          <w:szCs w:val="22"/>
        </w:rPr>
        <w:t xml:space="preserve">The energy balance model operates under two scenarios to evaluate the performance of the model under varying degrees of autonomy. In the grid-tied configuration, any portion of the load </w:t>
      </w:r>
      <w:r w:rsidR="00E23D7A" w:rsidRPr="00C33EBD">
        <w:rPr>
          <w:sz w:val="22"/>
          <w:szCs w:val="22"/>
        </w:rPr>
        <w:t xml:space="preserve">or ice production </w:t>
      </w:r>
      <w:r w:rsidRPr="00C33EBD">
        <w:rPr>
          <w:sz w:val="22"/>
          <w:szCs w:val="22"/>
        </w:rPr>
        <w:t xml:space="preserve">not met by the combined output of PV and CSP is supplemented by the grid, while in the isolated configuration, the load </w:t>
      </w:r>
      <w:r w:rsidR="00E23D7A" w:rsidRPr="00C33EBD">
        <w:rPr>
          <w:sz w:val="22"/>
          <w:szCs w:val="22"/>
        </w:rPr>
        <w:t xml:space="preserve">and ice production </w:t>
      </w:r>
      <w:r w:rsidRPr="00C33EBD">
        <w:rPr>
          <w:sz w:val="22"/>
          <w:szCs w:val="22"/>
        </w:rPr>
        <w:t xml:space="preserve">can be met solely by stored energy from TES and direct generation from PV and CSP. For both configurations, the system first directs available PV output towards producing ice for the power block’s low-temperature reservoir. The energy requirement for making ice for any hour is determined </w:t>
      </w:r>
      <w:r w:rsidR="0027695E" w:rsidRPr="00C33EBD">
        <w:rPr>
          <w:sz w:val="22"/>
          <w:szCs w:val="22"/>
        </w:rPr>
        <w:t xml:space="preserve">as the amount of ice needed to discharge 1 kWh of heat from the power block. </w:t>
      </w:r>
      <w:r w:rsidR="00427CDB" w:rsidRPr="00427CDB">
        <w:rPr>
          <w:sz w:val="22"/>
          <w:szCs w:val="22"/>
        </w:rPr>
        <w:t xml:space="preserve">Therefore, the hourly ice requirement is determined from the amount of heat added to the TES in that hour, which is initially the thermal input from the CSP weighted by the thermal-to-electric efficiency, defined as the fraction of thermal energy converted to electricity by the </w:t>
      </w:r>
      <w:proofErr w:type="spellStart"/>
      <w:r w:rsidR="00427CDB" w:rsidRPr="00427CDB">
        <w:rPr>
          <w:sz w:val="22"/>
          <w:szCs w:val="22"/>
        </w:rPr>
        <w:t>sCO</w:t>
      </w:r>
      <w:proofErr w:type="spellEnd"/>
      <w:r w:rsidR="00427CDB" w:rsidRPr="00427CDB">
        <w:rPr>
          <w:sz w:val="22"/>
          <w:szCs w:val="22"/>
        </w:rPr>
        <w:t>₂ Brayton cycle, and the round-trip efficiency, which represents the ratio of electricity recovered from the ice storage system per unit of electricity used to produce it; both efficiencies vary with the ambient temperature of the location of interest.</w:t>
      </w:r>
      <w:commentRangeEnd w:id="91"/>
      <w:r w:rsidR="002D6F07">
        <w:rPr>
          <w:rStyle w:val="CommentReference"/>
        </w:rPr>
        <w:commentReference w:id="91"/>
      </w:r>
    </w:p>
    <w:p w14:paraId="697325A3" w14:textId="6D062036" w:rsidR="00691CE9" w:rsidDel="002311CA" w:rsidRDefault="00691CE9" w:rsidP="00691CE9">
      <w:pPr>
        <w:tabs>
          <w:tab w:val="left" w:pos="630"/>
          <w:tab w:val="left" w:pos="1170"/>
          <w:tab w:val="left" w:pos="3420"/>
        </w:tabs>
        <w:rPr>
          <w:del w:id="92" w:author="McLaughlin, Luke Patrick" w:date="2025-07-31T16:05:00Z"/>
          <w:sz w:val="22"/>
          <w:szCs w:val="22"/>
        </w:rPr>
      </w:pPr>
    </w:p>
    <w:p w14:paraId="678B17A1" w14:textId="77777777" w:rsidR="00B85EE8" w:rsidDel="002311CA" w:rsidRDefault="00B85EE8" w:rsidP="00691CE9">
      <w:pPr>
        <w:tabs>
          <w:tab w:val="left" w:pos="630"/>
          <w:tab w:val="left" w:pos="1170"/>
          <w:tab w:val="left" w:pos="3420"/>
        </w:tabs>
        <w:rPr>
          <w:del w:id="93" w:author="McLaughlin, Luke Patrick" w:date="2025-07-31T16:05:00Z"/>
          <w:sz w:val="22"/>
          <w:szCs w:val="22"/>
        </w:rPr>
      </w:pPr>
    </w:p>
    <w:p w14:paraId="63BDE11E" w14:textId="77777777" w:rsidR="00B85EE8" w:rsidDel="002311CA" w:rsidRDefault="00B85EE8" w:rsidP="00691CE9">
      <w:pPr>
        <w:tabs>
          <w:tab w:val="left" w:pos="630"/>
          <w:tab w:val="left" w:pos="1170"/>
          <w:tab w:val="left" w:pos="3420"/>
        </w:tabs>
        <w:rPr>
          <w:del w:id="94" w:author="McLaughlin, Luke Patrick" w:date="2025-07-31T16:05:00Z"/>
          <w:sz w:val="22"/>
          <w:szCs w:val="22"/>
        </w:rPr>
      </w:pPr>
    </w:p>
    <w:p w14:paraId="7511B236" w14:textId="77777777" w:rsidR="00B85EE8" w:rsidDel="002311CA" w:rsidRDefault="00B85EE8" w:rsidP="00691CE9">
      <w:pPr>
        <w:tabs>
          <w:tab w:val="left" w:pos="630"/>
          <w:tab w:val="left" w:pos="1170"/>
          <w:tab w:val="left" w:pos="3420"/>
        </w:tabs>
        <w:rPr>
          <w:del w:id="95" w:author="McLaughlin, Luke Patrick" w:date="2025-07-31T16:05:00Z"/>
          <w:sz w:val="22"/>
          <w:szCs w:val="22"/>
        </w:rPr>
      </w:pPr>
    </w:p>
    <w:p w14:paraId="7FCEFD68" w14:textId="77777777" w:rsidR="00B85EE8" w:rsidRDefault="00B85EE8" w:rsidP="00691CE9">
      <w:pPr>
        <w:tabs>
          <w:tab w:val="left" w:pos="630"/>
          <w:tab w:val="left" w:pos="1170"/>
          <w:tab w:val="left" w:pos="3420"/>
        </w:tabs>
        <w:rPr>
          <w:sz w:val="22"/>
          <w:szCs w:val="22"/>
        </w:rPr>
      </w:pPr>
    </w:p>
    <w:p w14:paraId="56D4206E" w14:textId="77777777" w:rsidR="00883F9C" w:rsidRPr="00C33EBD" w:rsidRDefault="00883F9C" w:rsidP="00691CE9">
      <w:pPr>
        <w:tabs>
          <w:tab w:val="left" w:pos="630"/>
          <w:tab w:val="left" w:pos="1170"/>
          <w:tab w:val="left" w:pos="3420"/>
        </w:tabs>
        <w:rPr>
          <w:sz w:val="22"/>
          <w:szCs w:val="22"/>
        </w:rPr>
      </w:pPr>
    </w:p>
    <w:p w14:paraId="04EE6DDB" w14:textId="2BA8485C" w:rsidR="00A22A2F" w:rsidRPr="00C33EBD" w:rsidRDefault="00691CE9" w:rsidP="00691CE9">
      <w:pPr>
        <w:tabs>
          <w:tab w:val="left" w:pos="630"/>
          <w:tab w:val="left" w:pos="1170"/>
          <w:tab w:val="left" w:pos="3420"/>
        </w:tabs>
        <w:rPr>
          <w:sz w:val="22"/>
          <w:szCs w:val="22"/>
        </w:rPr>
      </w:pPr>
      <w:r w:rsidRPr="00C33EBD">
        <w:rPr>
          <w:sz w:val="22"/>
          <w:szCs w:val="22"/>
        </w:rPr>
        <w:t xml:space="preserve">     </w:t>
      </w:r>
      <w:r w:rsidR="0027695E" w:rsidRPr="00C33EBD">
        <w:rPr>
          <w:sz w:val="22"/>
          <w:szCs w:val="22"/>
        </w:rPr>
        <w:t>Following ice production, remaining PV</w:t>
      </w:r>
      <w:r w:rsidRPr="00C33EBD">
        <w:rPr>
          <w:sz w:val="22"/>
          <w:szCs w:val="22"/>
        </w:rPr>
        <w:t xml:space="preserve"> then goes to meeting the load based on the TES dispatch logic. The system first calculates the </w:t>
      </w:r>
      <w:r w:rsidR="00B876C6" w:rsidRPr="00C33EBD">
        <w:rPr>
          <w:sz w:val="22"/>
          <w:szCs w:val="22"/>
        </w:rPr>
        <w:t xml:space="preserve">power block </w:t>
      </w:r>
      <w:r w:rsidRPr="00C33EBD">
        <w:rPr>
          <w:sz w:val="22"/>
          <w:szCs w:val="22"/>
        </w:rPr>
        <w:t xml:space="preserve">discharge efficiency based on the ambient temperature, then checks if the stored energy exceeds a minimum threshold, which includes a fixed minimum </w:t>
      </w:r>
      <w:r w:rsidR="00B876C6" w:rsidRPr="00C33EBD">
        <w:rPr>
          <w:sz w:val="22"/>
          <w:szCs w:val="22"/>
        </w:rPr>
        <w:t>depth of discharge (DOD)</w:t>
      </w:r>
      <w:r w:rsidRPr="00C33EBD">
        <w:rPr>
          <w:sz w:val="22"/>
          <w:szCs w:val="22"/>
        </w:rPr>
        <w:t>, and the minimum TES output</w:t>
      </w:r>
      <w:r w:rsidR="00B876C6" w:rsidRPr="00C33EBD">
        <w:rPr>
          <w:sz w:val="22"/>
          <w:szCs w:val="22"/>
        </w:rPr>
        <w:t>, which is determined by the power block turn down limit,</w:t>
      </w:r>
      <w:r w:rsidRPr="00C33EBD">
        <w:rPr>
          <w:sz w:val="22"/>
          <w:szCs w:val="22"/>
        </w:rPr>
        <w:t xml:space="preserve"> converted to thermal energy. If above this threshold, the system determines the maximum possible discharge and TES output, which is set based on the load and available PV energy. If the sum of PV excess and the minimum TES output is less than the load, TES output is increased to meet the remaining load, up to the maximum output</w:t>
      </w:r>
      <w:r w:rsidR="00E23D7A" w:rsidRPr="00C33EBD">
        <w:rPr>
          <w:sz w:val="22"/>
          <w:szCs w:val="22"/>
        </w:rPr>
        <w:t xml:space="preserve"> as specified by the power block rating</w:t>
      </w:r>
      <w:r w:rsidRPr="00C33EBD">
        <w:rPr>
          <w:sz w:val="22"/>
          <w:szCs w:val="22"/>
        </w:rPr>
        <w:t xml:space="preserve">. If PV plus minimum TES output exceeds the load, TES output is set to the minimum, and excess PV is recorded. When stored energy is below the threshold, no energy is discharged from TES, and PV is used to meet the load as much as possible. </w:t>
      </w:r>
    </w:p>
    <w:p w14:paraId="61521093" w14:textId="57CBBB93" w:rsidR="00A22A2F" w:rsidRPr="00C33EBD" w:rsidRDefault="00A22A2F" w:rsidP="00691CE9">
      <w:pPr>
        <w:tabs>
          <w:tab w:val="left" w:pos="630"/>
          <w:tab w:val="left" w:pos="1170"/>
          <w:tab w:val="left" w:pos="3420"/>
        </w:tabs>
        <w:rPr>
          <w:sz w:val="22"/>
          <w:szCs w:val="22"/>
        </w:rPr>
      </w:pPr>
      <w:r w:rsidRPr="00C33EBD">
        <w:rPr>
          <w:sz w:val="22"/>
          <w:szCs w:val="22"/>
        </w:rPr>
        <w:tab/>
      </w:r>
      <w:r w:rsidR="00691CE9" w:rsidRPr="00C33EBD">
        <w:rPr>
          <w:sz w:val="22"/>
          <w:szCs w:val="22"/>
        </w:rPr>
        <w:t>If the PV generation exceeds the immediate load requirements, the surplus energy can be utilized to charge the TES</w:t>
      </w:r>
      <w:r w:rsidR="00B876C6" w:rsidRPr="00C33EBD">
        <w:rPr>
          <w:sz w:val="22"/>
          <w:szCs w:val="22"/>
        </w:rPr>
        <w:t xml:space="preserve"> </w:t>
      </w:r>
      <w:r w:rsidR="004220C6" w:rsidRPr="00C33EBD">
        <w:rPr>
          <w:sz w:val="22"/>
          <w:szCs w:val="22"/>
        </w:rPr>
        <w:t>and/</w:t>
      </w:r>
      <w:commentRangeStart w:id="96"/>
      <w:commentRangeStart w:id="97"/>
      <w:commentRangeStart w:id="98"/>
      <w:r w:rsidR="00B876C6" w:rsidRPr="00C33EBD">
        <w:rPr>
          <w:sz w:val="22"/>
          <w:szCs w:val="22"/>
        </w:rPr>
        <w:t>or produce more ice</w:t>
      </w:r>
      <w:commentRangeEnd w:id="96"/>
      <w:r w:rsidR="00B876C6" w:rsidRPr="00C33EBD">
        <w:rPr>
          <w:rStyle w:val="CommentReference"/>
          <w:sz w:val="22"/>
          <w:szCs w:val="22"/>
        </w:rPr>
        <w:commentReference w:id="96"/>
      </w:r>
      <w:commentRangeEnd w:id="97"/>
      <w:r w:rsidR="004220C6" w:rsidRPr="00C33EBD">
        <w:rPr>
          <w:rStyle w:val="CommentReference"/>
          <w:sz w:val="22"/>
          <w:szCs w:val="22"/>
        </w:rPr>
        <w:commentReference w:id="97"/>
      </w:r>
      <w:commentRangeEnd w:id="98"/>
      <w:r w:rsidRPr="00C33EBD">
        <w:rPr>
          <w:rStyle w:val="CommentReference"/>
          <w:sz w:val="22"/>
          <w:szCs w:val="22"/>
        </w:rPr>
        <w:commentReference w:id="98"/>
      </w:r>
      <w:r w:rsidR="00691CE9" w:rsidRPr="00C33EBD">
        <w:rPr>
          <w:sz w:val="22"/>
          <w:szCs w:val="22"/>
        </w:rPr>
        <w:t xml:space="preserve">. </w:t>
      </w:r>
      <w:r w:rsidRPr="00C33EBD">
        <w:rPr>
          <w:sz w:val="22"/>
          <w:szCs w:val="22"/>
        </w:rPr>
        <w:t xml:space="preserve">When surplus PV adds heat to the TES, additional ice production is needed for the eventual discharge of that heat through the power cycle. If the TES is not fully charged, surplus PV is allocated as follows: a) 100% to TES with ice production energy supplied by the grid in a grid-tied configuration, or b) x% to TES and y% to ice production in an isolated configuration. If the TES is fully charged, surplus PV is curtailed. Electricity sourced from the grid for ice-production is tracked, costed at $0.03/kWh, and incorporated as an annual cash flow in the TEA analysis. </w:t>
      </w:r>
    </w:p>
    <w:p w14:paraId="6B55264E" w14:textId="0ADB82DC" w:rsidR="00691CE9" w:rsidRPr="00C33EBD" w:rsidRDefault="00A22A2F" w:rsidP="00691CE9">
      <w:pPr>
        <w:tabs>
          <w:tab w:val="left" w:pos="630"/>
          <w:tab w:val="left" w:pos="1170"/>
          <w:tab w:val="left" w:pos="3420"/>
        </w:tabs>
        <w:rPr>
          <w:sz w:val="22"/>
          <w:szCs w:val="22"/>
        </w:rPr>
      </w:pPr>
      <w:r w:rsidRPr="00C33EBD">
        <w:rPr>
          <w:sz w:val="22"/>
          <w:szCs w:val="22"/>
        </w:rPr>
        <w:tab/>
      </w:r>
      <w:r w:rsidR="00691CE9" w:rsidRPr="00C33EBD">
        <w:rPr>
          <w:sz w:val="22"/>
          <w:szCs w:val="22"/>
        </w:rPr>
        <w:t xml:space="preserve">Any load unsatisfied by the solar generation is, in the grid-tied configuration, met by grid electricity, or unmet, for the isolated configuration. </w:t>
      </w:r>
      <w:r w:rsidR="0027695E" w:rsidRPr="00C33EBD">
        <w:rPr>
          <w:sz w:val="22"/>
          <w:szCs w:val="22"/>
        </w:rPr>
        <w:t xml:space="preserve">It is noted that the energy directly supplied to the load by the grid is not counted towards the annual energy throughout of the alternative energy system, therefore the cost of that electricity is not costed in the annual cash flow. </w:t>
      </w:r>
    </w:p>
    <w:p w14:paraId="3CAB65D0" w14:textId="77777777" w:rsidR="00691CE9" w:rsidRPr="00C33EBD" w:rsidRDefault="00691CE9" w:rsidP="00691CE9">
      <w:pPr>
        <w:tabs>
          <w:tab w:val="left" w:pos="630"/>
          <w:tab w:val="left" w:pos="1170"/>
          <w:tab w:val="left" w:pos="3420"/>
        </w:tabs>
        <w:rPr>
          <w:sz w:val="22"/>
          <w:szCs w:val="22"/>
        </w:rPr>
      </w:pPr>
    </w:p>
    <w:p w14:paraId="166DBC19" w14:textId="77777777" w:rsidR="00691CE9" w:rsidRPr="00C33EBD" w:rsidRDefault="00691CE9" w:rsidP="00691CE9">
      <w:pPr>
        <w:tabs>
          <w:tab w:val="left" w:pos="630"/>
          <w:tab w:val="left" w:pos="1170"/>
          <w:tab w:val="left" w:pos="3420"/>
        </w:tabs>
        <w:rPr>
          <w:b/>
          <w:bCs/>
          <w:sz w:val="22"/>
          <w:szCs w:val="22"/>
        </w:rPr>
      </w:pPr>
      <w:r w:rsidRPr="00C33EBD">
        <w:rPr>
          <w:b/>
          <w:bCs/>
          <w:sz w:val="22"/>
          <w:szCs w:val="22"/>
        </w:rPr>
        <w:t>Techno-economic Analysis</w:t>
      </w:r>
    </w:p>
    <w:p w14:paraId="0AD5D544" w14:textId="7C32F29B" w:rsidR="00691CE9" w:rsidRDefault="00691CE9" w:rsidP="00691CE9">
      <w:pPr>
        <w:rPr>
          <w:sz w:val="22"/>
          <w:szCs w:val="22"/>
        </w:rPr>
      </w:pPr>
      <w:r w:rsidRPr="00C33EBD">
        <w:rPr>
          <w:sz w:val="22"/>
          <w:szCs w:val="22"/>
        </w:rPr>
        <w:t xml:space="preserve">System costs are modeled using a discounted cash flow framework with a </w:t>
      </w:r>
      <w:r w:rsidR="00B876C6" w:rsidRPr="00C33EBD">
        <w:rPr>
          <w:sz w:val="22"/>
          <w:szCs w:val="22"/>
        </w:rPr>
        <w:t xml:space="preserve">matching </w:t>
      </w:r>
      <w:r w:rsidRPr="00C33EBD">
        <w:rPr>
          <w:sz w:val="22"/>
          <w:szCs w:val="22"/>
        </w:rPr>
        <w:t>30-year project life</w:t>
      </w:r>
      <w:r w:rsidR="00B876C6" w:rsidRPr="00C33EBD">
        <w:rPr>
          <w:sz w:val="22"/>
          <w:szCs w:val="22"/>
        </w:rPr>
        <w:t xml:space="preserve"> and analysis period</w:t>
      </w:r>
      <w:r w:rsidRPr="00C33EBD">
        <w:rPr>
          <w:sz w:val="22"/>
          <w:szCs w:val="22"/>
        </w:rPr>
        <w:t>. The levelized cost of energy (LCOE) is computed as:</w:t>
      </w:r>
    </w:p>
    <w:p w14:paraId="6503C6E4" w14:textId="77777777" w:rsidR="00724DD7" w:rsidRDefault="00724DD7" w:rsidP="00691CE9">
      <w:pPr>
        <w:rPr>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9"/>
        <w:gridCol w:w="531"/>
      </w:tblGrid>
      <w:tr w:rsidR="00B85EE8" w:rsidRPr="00085C30" w14:paraId="540B1B54" w14:textId="77777777">
        <w:tc>
          <w:tcPr>
            <w:tcW w:w="9990" w:type="dxa"/>
          </w:tcPr>
          <w:p w14:paraId="68B2FC29" w14:textId="77777777" w:rsidR="00B85EE8" w:rsidRPr="00085C30" w:rsidRDefault="00B85EE8">
            <w:pPr>
              <w:tabs>
                <w:tab w:val="left" w:pos="630"/>
                <w:tab w:val="left" w:pos="1170"/>
                <w:tab w:val="left" w:pos="3420"/>
              </w:tabs>
              <w:rPr>
                <w:sz w:val="22"/>
                <w:szCs w:val="22"/>
              </w:rPr>
            </w:pPr>
            <m:oMathPara>
              <m:oMath>
                <m:r>
                  <w:rPr>
                    <w:rFonts w:ascii="Cambria Math" w:hAnsi="Cambria Math"/>
                    <w:sz w:val="22"/>
                    <w:szCs w:val="22"/>
                  </w:rPr>
                  <m:t>LCOE=</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NPV</m:t>
                        </m:r>
                      </m:e>
                      <m:sub>
                        <m:r>
                          <w:rPr>
                            <w:rFonts w:ascii="Cambria Math" w:hAnsi="Cambria Math"/>
                            <w:sz w:val="22"/>
                            <w:szCs w:val="22"/>
                          </w:rPr>
                          <m:t>ARR</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v</m:t>
                        </m:r>
                      </m:sub>
                    </m:sSub>
                  </m:num>
                  <m:den>
                    <m:nary>
                      <m:naryPr>
                        <m:chr m:val="∑"/>
                        <m:limLoc m:val="undOvr"/>
                        <m:ctrlPr>
                          <w:rPr>
                            <w:rFonts w:ascii="Cambria Math" w:hAnsi="Cambria Math"/>
                            <w:i/>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v</m:t>
                                </m:r>
                              </m:sub>
                            </m:sSub>
                          </m:num>
                          <m:den>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1+r)</m:t>
                                </m:r>
                              </m:e>
                              <m:sup>
                                <m:r>
                                  <w:rPr>
                                    <w:rFonts w:ascii="Cambria Math" w:hAnsi="Cambria Math"/>
                                    <w:sz w:val="22"/>
                                    <w:szCs w:val="22"/>
                                  </w:rPr>
                                  <m:t>t</m:t>
                                </m:r>
                              </m:sup>
                            </m:sSup>
                          </m:den>
                        </m:f>
                      </m:e>
                    </m:nary>
                  </m:den>
                </m:f>
              </m:oMath>
            </m:oMathPara>
          </w:p>
          <w:p w14:paraId="3580A9AE" w14:textId="77777777" w:rsidR="00B85EE8" w:rsidRPr="00085C30" w:rsidRDefault="00B85EE8">
            <w:pPr>
              <w:tabs>
                <w:tab w:val="left" w:pos="630"/>
                <w:tab w:val="left" w:pos="1170"/>
                <w:tab w:val="left" w:pos="3420"/>
              </w:tabs>
              <w:rPr>
                <w:sz w:val="22"/>
                <w:szCs w:val="22"/>
              </w:rPr>
            </w:pPr>
          </w:p>
        </w:tc>
        <w:tc>
          <w:tcPr>
            <w:tcW w:w="540" w:type="dxa"/>
            <w:vAlign w:val="center"/>
            <w:hideMark/>
          </w:tcPr>
          <w:p w14:paraId="23FA4A8F" w14:textId="77777777" w:rsidR="00B85EE8" w:rsidRPr="00085C30" w:rsidRDefault="00B85EE8">
            <w:pPr>
              <w:tabs>
                <w:tab w:val="left" w:pos="630"/>
                <w:tab w:val="left" w:pos="1170"/>
                <w:tab w:val="left" w:pos="3420"/>
              </w:tabs>
              <w:jc w:val="right"/>
              <w:rPr>
                <w:sz w:val="22"/>
                <w:szCs w:val="22"/>
              </w:rPr>
            </w:pPr>
            <w:r w:rsidRPr="00085C30">
              <w:rPr>
                <w:sz w:val="22"/>
                <w:szCs w:val="22"/>
              </w:rPr>
              <w:lastRenderedPageBreak/>
              <w:t>(8)</w:t>
            </w:r>
          </w:p>
        </w:tc>
      </w:tr>
    </w:tbl>
    <w:p w14:paraId="07614304" w14:textId="1FBDC48A" w:rsidR="00691CE9" w:rsidRPr="00C33EBD" w:rsidRDefault="00691CE9" w:rsidP="00691CE9">
      <w:pPr>
        <w:rPr>
          <w:sz w:val="22"/>
          <w:szCs w:val="22"/>
        </w:rPr>
      </w:pPr>
      <w:r w:rsidRPr="00C33EBD">
        <w:rPr>
          <w:sz w:val="22"/>
          <w:szCs w:val="22"/>
        </w:rPr>
        <w:t xml:space="preserve">where </w:t>
      </w:r>
      <m:oMath>
        <m:sSub>
          <m:sSubPr>
            <m:ctrlPr>
              <w:rPr>
                <w:rFonts w:ascii="Cambria Math" w:hAnsi="Cambria Math"/>
                <w:sz w:val="22"/>
                <w:szCs w:val="22"/>
              </w:rPr>
            </m:ctrlPr>
          </m:sSubPr>
          <m:e>
            <m:r>
              <m:rPr>
                <m:sty m:val="p"/>
              </m:rPr>
              <w:rPr>
                <w:rFonts w:ascii="Cambria Math" w:hAnsi="Cambria Math"/>
                <w:sz w:val="22"/>
                <w:szCs w:val="22"/>
              </w:rPr>
              <m:t>NPV</m:t>
            </m:r>
          </m:e>
          <m:sub>
            <m:r>
              <m:rPr>
                <m:sty m:val="p"/>
              </m:rPr>
              <w:rPr>
                <w:rFonts w:ascii="Cambria Math" w:hAnsi="Cambria Math"/>
                <w:sz w:val="22"/>
                <w:szCs w:val="22"/>
              </w:rPr>
              <m:t>ARR</m:t>
            </m:r>
          </m:sub>
        </m:sSub>
      </m:oMath>
      <w:r w:rsidRPr="00C33EBD">
        <w:rPr>
          <w:sz w:val="22"/>
          <w:szCs w:val="22"/>
        </w:rPr>
        <w:t xml:space="preserve">​ is the net present value of the annual </w:t>
      </w:r>
      <w:r w:rsidR="00B876C6" w:rsidRPr="00C33EBD">
        <w:rPr>
          <w:sz w:val="22"/>
          <w:szCs w:val="22"/>
        </w:rPr>
        <w:t>revenue requirement</w:t>
      </w:r>
      <w:r w:rsidRPr="00C33EBD">
        <w:rPr>
          <w:sz w:val="22"/>
          <w:szCs w:val="22"/>
        </w:rPr>
        <w:t xml:space="preserve">, </w:t>
      </w:r>
      <m:oMath>
        <m:sSub>
          <m:sSubPr>
            <m:ctrlPr>
              <w:rPr>
                <w:rFonts w:ascii="Cambria Math" w:hAnsi="Cambria Math"/>
                <w:sz w:val="22"/>
                <w:szCs w:val="22"/>
              </w:rPr>
            </m:ctrlPr>
          </m:sSubPr>
          <m:e>
            <m:r>
              <m:rPr>
                <m:sty m:val="p"/>
              </m:rPr>
              <w:rPr>
                <w:rFonts w:ascii="Cambria Math" w:hAnsi="Cambria Math"/>
                <w:sz w:val="22"/>
                <w:szCs w:val="22"/>
              </w:rPr>
              <m:t>R</m:t>
            </m:r>
          </m:e>
          <m:sub>
            <m:r>
              <m:rPr>
                <m:sty m:val="p"/>
              </m:rPr>
              <w:rPr>
                <w:rFonts w:ascii="Cambria Math" w:hAnsi="Cambria Math"/>
                <w:sz w:val="22"/>
                <w:szCs w:val="22"/>
              </w:rPr>
              <m:t>v</m:t>
            </m:r>
          </m:sub>
        </m:sSub>
      </m:oMath>
      <w:r w:rsidRPr="00C33EBD">
        <w:rPr>
          <w:sz w:val="22"/>
          <w:szCs w:val="22"/>
        </w:rPr>
        <w:t xml:space="preserve"> is the residual value of capital assets at year 30, and </w:t>
      </w:r>
      <m:oMath>
        <m:sSub>
          <m:sSubPr>
            <m:ctrlPr>
              <w:rPr>
                <w:rFonts w:ascii="Cambria Math" w:hAnsi="Cambria Math"/>
                <w:sz w:val="22"/>
                <w:szCs w:val="22"/>
              </w:rPr>
            </m:ctrlPr>
          </m:sSubPr>
          <m:e>
            <m:r>
              <m:rPr>
                <m:sty m:val="p"/>
              </m:rPr>
              <w:rPr>
                <w:rFonts w:ascii="Cambria Math" w:hAnsi="Cambria Math"/>
                <w:sz w:val="22"/>
                <w:szCs w:val="22"/>
              </w:rPr>
              <m:t>E</m:t>
            </m:r>
          </m:e>
          <m:sub>
            <m:r>
              <m:rPr>
                <m:sty m:val="p"/>
              </m:rPr>
              <w:rPr>
                <w:rFonts w:ascii="Cambria Math" w:hAnsi="Cambria Math"/>
                <w:sz w:val="22"/>
                <w:szCs w:val="22"/>
              </w:rPr>
              <m:t>t</m:t>
            </m:r>
          </m:sub>
        </m:sSub>
      </m:oMath>
      <w:r w:rsidRPr="00C33EBD">
        <w:rPr>
          <w:sz w:val="22"/>
          <w:szCs w:val="22"/>
        </w:rPr>
        <w:t>​ is annual electricity delivered to the load.</w:t>
      </w:r>
    </w:p>
    <w:p w14:paraId="39549BD6" w14:textId="77777777" w:rsidR="00691CE9" w:rsidRPr="00C33EBD" w:rsidRDefault="00691CE9" w:rsidP="00691CE9">
      <w:pPr>
        <w:rPr>
          <w:sz w:val="22"/>
          <w:szCs w:val="22"/>
        </w:rPr>
      </w:pPr>
    </w:p>
    <w:p w14:paraId="7DEB4119" w14:textId="77777777" w:rsidR="00691CE9" w:rsidRPr="00C33EBD" w:rsidRDefault="00691CE9" w:rsidP="00691CE9">
      <w:pPr>
        <w:pStyle w:val="TableTitle"/>
        <w:rPr>
          <w:sz w:val="22"/>
          <w:szCs w:val="22"/>
        </w:rPr>
      </w:pPr>
      <w:r w:rsidRPr="00C33EBD">
        <w:rPr>
          <w:sz w:val="22"/>
          <w:szCs w:val="22"/>
        </w:rPr>
        <w:t>TABLE I</w:t>
      </w:r>
    </w:p>
    <w:p w14:paraId="3F129E27" w14:textId="49672FBD" w:rsidR="00691CE9" w:rsidRDefault="00691CE9" w:rsidP="000A09AC">
      <w:pPr>
        <w:pStyle w:val="TableTitle"/>
        <w:rPr>
          <w:sz w:val="22"/>
          <w:szCs w:val="22"/>
        </w:rPr>
      </w:pPr>
      <w:r w:rsidRPr="00C33EBD">
        <w:rPr>
          <w:sz w:val="22"/>
          <w:szCs w:val="22"/>
        </w:rPr>
        <w:t>Capital Expenditure and O&amp;M Costs by Subsystem</w:t>
      </w:r>
    </w:p>
    <w:p w14:paraId="79C08B60" w14:textId="77777777" w:rsidR="0093676C" w:rsidRPr="00C33EBD" w:rsidRDefault="0093676C" w:rsidP="000A09AC">
      <w:pPr>
        <w:pStyle w:val="TableTitle"/>
        <w:rPr>
          <w:sz w:val="22"/>
          <w:szCs w:val="22"/>
        </w:rPr>
      </w:pPr>
    </w:p>
    <w:tbl>
      <w:tblPr>
        <w:tblpPr w:leftFromText="180" w:rightFromText="180" w:vertAnchor="text" w:horzAnchor="margin" w:tblpY="-3"/>
        <w:tblOverlap w:val="never"/>
        <w:tblW w:w="10080" w:type="dxa"/>
        <w:tblBorders>
          <w:top w:val="single" w:sz="12" w:space="0" w:color="808080"/>
          <w:bottom w:val="single" w:sz="12" w:space="0" w:color="808080"/>
        </w:tblBorders>
        <w:tblLayout w:type="fixed"/>
        <w:tblLook w:val="0000" w:firstRow="0" w:lastRow="0" w:firstColumn="0" w:lastColumn="0" w:noHBand="0" w:noVBand="0"/>
      </w:tblPr>
      <w:tblGrid>
        <w:gridCol w:w="3600"/>
        <w:gridCol w:w="3600"/>
        <w:gridCol w:w="2880"/>
      </w:tblGrid>
      <w:tr w:rsidR="0093676C" w:rsidRPr="00C33EBD" w14:paraId="10BC2DC4" w14:textId="77777777" w:rsidTr="0093676C">
        <w:trPr>
          <w:trHeight w:val="253"/>
        </w:trPr>
        <w:tc>
          <w:tcPr>
            <w:tcW w:w="3600" w:type="dxa"/>
            <w:tcBorders>
              <w:top w:val="double" w:sz="6" w:space="0" w:color="auto"/>
              <w:left w:val="nil"/>
              <w:bottom w:val="single" w:sz="6" w:space="0" w:color="auto"/>
              <w:right w:val="nil"/>
            </w:tcBorders>
            <w:vAlign w:val="center"/>
          </w:tcPr>
          <w:p w14:paraId="3D3B4827" w14:textId="77777777" w:rsidR="0093676C" w:rsidRPr="00C33EBD" w:rsidRDefault="0093676C" w:rsidP="0093676C">
            <w:pPr>
              <w:pStyle w:val="TableTitle"/>
              <w:rPr>
                <w:smallCaps w:val="0"/>
                <w:sz w:val="22"/>
                <w:szCs w:val="22"/>
              </w:rPr>
            </w:pPr>
            <w:r w:rsidRPr="00C33EBD">
              <w:rPr>
                <w:sz w:val="22"/>
                <w:szCs w:val="22"/>
              </w:rPr>
              <w:t>Component</w:t>
            </w:r>
          </w:p>
        </w:tc>
        <w:tc>
          <w:tcPr>
            <w:tcW w:w="3600" w:type="dxa"/>
            <w:tcBorders>
              <w:top w:val="double" w:sz="6" w:space="0" w:color="auto"/>
              <w:left w:val="nil"/>
              <w:bottom w:val="single" w:sz="6" w:space="0" w:color="auto"/>
              <w:right w:val="nil"/>
            </w:tcBorders>
          </w:tcPr>
          <w:p w14:paraId="264BE2B3" w14:textId="77777777" w:rsidR="0093676C" w:rsidRPr="00C33EBD" w:rsidRDefault="0093676C" w:rsidP="0093676C">
            <w:pPr>
              <w:pStyle w:val="TableTitle"/>
              <w:rPr>
                <w:smallCaps w:val="0"/>
                <w:sz w:val="22"/>
                <w:szCs w:val="22"/>
              </w:rPr>
            </w:pPr>
            <w:r w:rsidRPr="00C33EBD">
              <w:rPr>
                <w:sz w:val="22"/>
                <w:szCs w:val="22"/>
              </w:rPr>
              <w:t>CAPEX</w:t>
            </w:r>
          </w:p>
        </w:tc>
        <w:tc>
          <w:tcPr>
            <w:tcW w:w="2880" w:type="dxa"/>
            <w:tcBorders>
              <w:top w:val="double" w:sz="6" w:space="0" w:color="auto"/>
              <w:left w:val="nil"/>
              <w:bottom w:val="single" w:sz="6" w:space="0" w:color="auto"/>
              <w:right w:val="nil"/>
            </w:tcBorders>
          </w:tcPr>
          <w:p w14:paraId="4844C165" w14:textId="77777777" w:rsidR="0093676C" w:rsidRPr="00C33EBD" w:rsidRDefault="0093676C" w:rsidP="0093676C">
            <w:pPr>
              <w:pStyle w:val="TableTitle"/>
              <w:rPr>
                <w:smallCaps w:val="0"/>
                <w:sz w:val="22"/>
                <w:szCs w:val="22"/>
              </w:rPr>
            </w:pPr>
            <w:r w:rsidRPr="00C33EBD">
              <w:rPr>
                <w:sz w:val="22"/>
                <w:szCs w:val="22"/>
              </w:rPr>
              <w:t>O&amp;M Cost</w:t>
            </w:r>
          </w:p>
        </w:tc>
      </w:tr>
      <w:tr w:rsidR="0093676C" w:rsidRPr="00C33EBD" w14:paraId="2ACE045C" w14:textId="77777777" w:rsidTr="0093676C">
        <w:trPr>
          <w:trHeight w:val="253"/>
        </w:trPr>
        <w:tc>
          <w:tcPr>
            <w:tcW w:w="3600" w:type="dxa"/>
            <w:tcBorders>
              <w:top w:val="nil"/>
              <w:left w:val="nil"/>
              <w:bottom w:val="nil"/>
              <w:right w:val="nil"/>
            </w:tcBorders>
          </w:tcPr>
          <w:p w14:paraId="1E34652A" w14:textId="77777777" w:rsidR="0093676C" w:rsidRPr="00C33EBD" w:rsidRDefault="0093676C" w:rsidP="0093676C">
            <w:pPr>
              <w:jc w:val="left"/>
              <w:rPr>
                <w:sz w:val="22"/>
                <w:szCs w:val="22"/>
              </w:rPr>
            </w:pPr>
            <w:r w:rsidRPr="00C33EBD">
              <w:rPr>
                <w:sz w:val="22"/>
                <w:szCs w:val="22"/>
              </w:rPr>
              <w:t>PV Array</w:t>
            </w:r>
          </w:p>
        </w:tc>
        <w:tc>
          <w:tcPr>
            <w:tcW w:w="3600" w:type="dxa"/>
            <w:tcBorders>
              <w:top w:val="nil"/>
              <w:left w:val="nil"/>
              <w:bottom w:val="nil"/>
              <w:right w:val="nil"/>
            </w:tcBorders>
          </w:tcPr>
          <w:p w14:paraId="5B19AF22" w14:textId="77777777" w:rsidR="0093676C" w:rsidRPr="00C33EBD" w:rsidRDefault="0093676C" w:rsidP="0093676C">
            <w:pPr>
              <w:jc w:val="center"/>
              <w:rPr>
                <w:sz w:val="22"/>
                <w:szCs w:val="22"/>
              </w:rPr>
            </w:pPr>
            <w:r w:rsidRPr="00C33EBD">
              <w:rPr>
                <w:sz w:val="22"/>
                <w:szCs w:val="22"/>
              </w:rPr>
              <w:t>$890/kW</w:t>
            </w:r>
          </w:p>
        </w:tc>
        <w:tc>
          <w:tcPr>
            <w:tcW w:w="2880" w:type="dxa"/>
            <w:tcBorders>
              <w:top w:val="nil"/>
              <w:left w:val="nil"/>
              <w:bottom w:val="nil"/>
              <w:right w:val="nil"/>
            </w:tcBorders>
          </w:tcPr>
          <w:p w14:paraId="03609202" w14:textId="77777777" w:rsidR="0093676C" w:rsidRPr="00C33EBD" w:rsidRDefault="0093676C" w:rsidP="0093676C">
            <w:pPr>
              <w:jc w:val="center"/>
              <w:rPr>
                <w:sz w:val="22"/>
                <w:szCs w:val="22"/>
              </w:rPr>
            </w:pPr>
            <w:r>
              <w:rPr>
                <w:sz w:val="22"/>
                <w:szCs w:val="22"/>
              </w:rPr>
              <w:t>$</w:t>
            </w:r>
            <w:r w:rsidRPr="00C33EBD">
              <w:rPr>
                <w:sz w:val="22"/>
                <w:szCs w:val="22"/>
              </w:rPr>
              <w:t>0.116</w:t>
            </w:r>
            <w:r>
              <w:rPr>
                <w:sz w:val="22"/>
                <w:szCs w:val="22"/>
              </w:rPr>
              <w:t xml:space="preserve">/kW-year </w:t>
            </w:r>
          </w:p>
        </w:tc>
      </w:tr>
      <w:tr w:rsidR="0093676C" w:rsidRPr="00C33EBD" w14:paraId="3423F05F" w14:textId="77777777" w:rsidTr="0093676C">
        <w:trPr>
          <w:trHeight w:val="253"/>
        </w:trPr>
        <w:tc>
          <w:tcPr>
            <w:tcW w:w="3600" w:type="dxa"/>
            <w:tcBorders>
              <w:top w:val="nil"/>
              <w:left w:val="nil"/>
              <w:bottom w:val="nil"/>
              <w:right w:val="nil"/>
            </w:tcBorders>
          </w:tcPr>
          <w:p w14:paraId="3C8A08A7" w14:textId="77777777" w:rsidR="0093676C" w:rsidRPr="00C33EBD" w:rsidRDefault="0093676C" w:rsidP="0093676C">
            <w:pPr>
              <w:jc w:val="left"/>
              <w:rPr>
                <w:sz w:val="22"/>
                <w:szCs w:val="22"/>
              </w:rPr>
            </w:pPr>
            <w:r w:rsidRPr="00C33EBD">
              <w:rPr>
                <w:sz w:val="22"/>
                <w:szCs w:val="22"/>
              </w:rPr>
              <w:t>CSP Collector</w:t>
            </w:r>
          </w:p>
        </w:tc>
        <w:tc>
          <w:tcPr>
            <w:tcW w:w="3600" w:type="dxa"/>
            <w:tcBorders>
              <w:top w:val="nil"/>
              <w:left w:val="nil"/>
              <w:bottom w:val="nil"/>
              <w:right w:val="nil"/>
            </w:tcBorders>
          </w:tcPr>
          <w:p w14:paraId="167AB03C" w14:textId="77777777" w:rsidR="0093676C" w:rsidRPr="00C33EBD" w:rsidRDefault="0093676C" w:rsidP="0093676C">
            <w:pPr>
              <w:jc w:val="center"/>
              <w:rPr>
                <w:sz w:val="22"/>
                <w:szCs w:val="22"/>
              </w:rPr>
            </w:pPr>
            <w:r w:rsidRPr="00C33EBD">
              <w:rPr>
                <w:sz w:val="22"/>
                <w:szCs w:val="22"/>
              </w:rPr>
              <w:t>$85/m</w:t>
            </w:r>
            <w:r w:rsidRPr="00C33EBD">
              <w:rPr>
                <w:sz w:val="22"/>
                <w:szCs w:val="22"/>
                <w:vertAlign w:val="superscript"/>
                <w:rPrChange w:id="99" w:author="McLaughlin, Luke Patrick" w:date="2025-04-07T13:54:00Z">
                  <w:rPr>
                    <w:sz w:val="16"/>
                    <w:szCs w:val="16"/>
                  </w:rPr>
                </w:rPrChange>
              </w:rPr>
              <w:t>2</w:t>
            </w:r>
          </w:p>
        </w:tc>
        <w:tc>
          <w:tcPr>
            <w:tcW w:w="2880" w:type="dxa"/>
            <w:tcBorders>
              <w:top w:val="nil"/>
              <w:left w:val="nil"/>
              <w:bottom w:val="nil"/>
              <w:right w:val="nil"/>
            </w:tcBorders>
          </w:tcPr>
          <w:p w14:paraId="7BC79ECC" w14:textId="77777777" w:rsidR="0093676C" w:rsidRPr="00C33EBD" w:rsidRDefault="0093676C" w:rsidP="0093676C">
            <w:pPr>
              <w:jc w:val="center"/>
              <w:rPr>
                <w:sz w:val="22"/>
                <w:szCs w:val="22"/>
              </w:rPr>
            </w:pPr>
            <w:r>
              <w:rPr>
                <w:sz w:val="22"/>
                <w:szCs w:val="22"/>
              </w:rPr>
              <w:t>$</w:t>
            </w:r>
            <w:r w:rsidRPr="00C33EBD">
              <w:rPr>
                <w:sz w:val="22"/>
                <w:szCs w:val="22"/>
              </w:rPr>
              <w:t>0.125/m</w:t>
            </w:r>
            <w:r w:rsidRPr="00C33EBD">
              <w:rPr>
                <w:sz w:val="22"/>
                <w:szCs w:val="22"/>
                <w:vertAlign w:val="superscript"/>
                <w:rPrChange w:id="100" w:author="McLaughlin, Luke Patrick" w:date="2025-04-07T13:54:00Z">
                  <w:rPr>
                    <w:sz w:val="16"/>
                    <w:szCs w:val="16"/>
                  </w:rPr>
                </w:rPrChange>
              </w:rPr>
              <w:t>2</w:t>
            </w:r>
            <w:r>
              <w:rPr>
                <w:sz w:val="22"/>
                <w:szCs w:val="22"/>
              </w:rPr>
              <w:t>-year</w:t>
            </w:r>
          </w:p>
        </w:tc>
      </w:tr>
      <w:tr w:rsidR="0093676C" w:rsidRPr="00C33EBD" w14:paraId="214D5B2D" w14:textId="77777777" w:rsidTr="0093676C">
        <w:trPr>
          <w:trHeight w:val="253"/>
        </w:trPr>
        <w:tc>
          <w:tcPr>
            <w:tcW w:w="3600" w:type="dxa"/>
            <w:tcBorders>
              <w:top w:val="nil"/>
              <w:left w:val="nil"/>
              <w:bottom w:val="nil"/>
              <w:right w:val="nil"/>
            </w:tcBorders>
          </w:tcPr>
          <w:p w14:paraId="61C93484" w14:textId="77777777" w:rsidR="0093676C" w:rsidRPr="00C33EBD" w:rsidRDefault="0093676C" w:rsidP="0093676C">
            <w:pPr>
              <w:jc w:val="left"/>
              <w:rPr>
                <w:sz w:val="22"/>
                <w:szCs w:val="22"/>
              </w:rPr>
            </w:pPr>
            <w:r w:rsidRPr="00C33EBD">
              <w:rPr>
                <w:sz w:val="22"/>
                <w:szCs w:val="22"/>
              </w:rPr>
              <w:t>TES System</w:t>
            </w:r>
          </w:p>
        </w:tc>
        <w:tc>
          <w:tcPr>
            <w:tcW w:w="3600" w:type="dxa"/>
            <w:tcBorders>
              <w:top w:val="nil"/>
              <w:left w:val="nil"/>
              <w:bottom w:val="nil"/>
              <w:right w:val="nil"/>
            </w:tcBorders>
          </w:tcPr>
          <w:p w14:paraId="7EF09B25" w14:textId="77777777" w:rsidR="0093676C" w:rsidRPr="00C33EBD" w:rsidRDefault="0093676C" w:rsidP="0093676C">
            <w:pPr>
              <w:jc w:val="center"/>
              <w:rPr>
                <w:sz w:val="22"/>
                <w:szCs w:val="22"/>
              </w:rPr>
            </w:pPr>
            <w:r w:rsidRPr="00C33EBD">
              <w:rPr>
                <w:sz w:val="22"/>
                <w:szCs w:val="22"/>
              </w:rPr>
              <w:t>$3.70 / kWhₜₕ</w:t>
            </w:r>
          </w:p>
        </w:tc>
        <w:tc>
          <w:tcPr>
            <w:tcW w:w="2880" w:type="dxa"/>
            <w:tcBorders>
              <w:top w:val="nil"/>
              <w:left w:val="nil"/>
              <w:bottom w:val="nil"/>
              <w:right w:val="nil"/>
            </w:tcBorders>
          </w:tcPr>
          <w:p w14:paraId="6F7CC98F" w14:textId="77777777" w:rsidR="0093676C" w:rsidRPr="00C33EBD" w:rsidRDefault="0093676C" w:rsidP="0093676C">
            <w:pPr>
              <w:jc w:val="center"/>
              <w:rPr>
                <w:sz w:val="22"/>
                <w:szCs w:val="22"/>
              </w:rPr>
            </w:pPr>
            <w:r>
              <w:rPr>
                <w:sz w:val="22"/>
                <w:szCs w:val="22"/>
              </w:rPr>
              <w:t>$</w:t>
            </w:r>
            <w:r w:rsidRPr="00C33EBD">
              <w:rPr>
                <w:sz w:val="22"/>
                <w:szCs w:val="22"/>
              </w:rPr>
              <w:t>0.117</w:t>
            </w:r>
            <w:r>
              <w:rPr>
                <w:sz w:val="22"/>
                <w:szCs w:val="22"/>
              </w:rPr>
              <w:t>/kW-year</w:t>
            </w:r>
          </w:p>
        </w:tc>
      </w:tr>
      <w:tr w:rsidR="0093676C" w:rsidRPr="00C33EBD" w14:paraId="54831CBC" w14:textId="77777777" w:rsidTr="0093676C">
        <w:trPr>
          <w:trHeight w:val="253"/>
        </w:trPr>
        <w:tc>
          <w:tcPr>
            <w:tcW w:w="3600" w:type="dxa"/>
            <w:tcBorders>
              <w:top w:val="nil"/>
              <w:left w:val="nil"/>
              <w:bottom w:val="nil"/>
              <w:right w:val="nil"/>
            </w:tcBorders>
          </w:tcPr>
          <w:p w14:paraId="2FAF9A4D" w14:textId="77777777" w:rsidR="0093676C" w:rsidRPr="00C33EBD" w:rsidRDefault="0093676C" w:rsidP="0093676C">
            <w:pPr>
              <w:jc w:val="left"/>
              <w:rPr>
                <w:sz w:val="22"/>
                <w:szCs w:val="22"/>
              </w:rPr>
            </w:pPr>
            <w:r w:rsidRPr="00C33EBD">
              <w:rPr>
                <w:sz w:val="22"/>
                <w:szCs w:val="22"/>
              </w:rPr>
              <w:t>Power Block</w:t>
            </w:r>
          </w:p>
        </w:tc>
        <w:tc>
          <w:tcPr>
            <w:tcW w:w="3600" w:type="dxa"/>
            <w:tcBorders>
              <w:top w:val="nil"/>
              <w:left w:val="nil"/>
              <w:bottom w:val="nil"/>
              <w:right w:val="nil"/>
            </w:tcBorders>
          </w:tcPr>
          <w:p w14:paraId="7EBF445A" w14:textId="77777777" w:rsidR="0093676C" w:rsidRPr="00C33EBD" w:rsidRDefault="0093676C" w:rsidP="0093676C">
            <w:pPr>
              <w:jc w:val="center"/>
              <w:rPr>
                <w:sz w:val="22"/>
                <w:szCs w:val="22"/>
              </w:rPr>
            </w:pPr>
            <w:r w:rsidRPr="00C33EBD">
              <w:rPr>
                <w:sz w:val="22"/>
                <w:szCs w:val="22"/>
              </w:rPr>
              <w:t>$3000 / kW</w:t>
            </w:r>
          </w:p>
        </w:tc>
        <w:tc>
          <w:tcPr>
            <w:tcW w:w="2880" w:type="dxa"/>
            <w:tcBorders>
              <w:top w:val="nil"/>
              <w:left w:val="nil"/>
              <w:bottom w:val="nil"/>
              <w:right w:val="nil"/>
            </w:tcBorders>
          </w:tcPr>
          <w:p w14:paraId="0AAE1C5F" w14:textId="77777777" w:rsidR="0093676C" w:rsidRPr="00C33EBD" w:rsidRDefault="0093676C" w:rsidP="0093676C">
            <w:pPr>
              <w:jc w:val="center"/>
              <w:rPr>
                <w:sz w:val="22"/>
                <w:szCs w:val="22"/>
              </w:rPr>
            </w:pPr>
            <w:r>
              <w:rPr>
                <w:sz w:val="22"/>
                <w:szCs w:val="22"/>
              </w:rPr>
              <w:t>$</w:t>
            </w:r>
            <w:r w:rsidRPr="00C33EBD">
              <w:rPr>
                <w:sz w:val="22"/>
                <w:szCs w:val="22"/>
              </w:rPr>
              <w:t>0.110</w:t>
            </w:r>
            <w:r>
              <w:rPr>
                <w:sz w:val="22"/>
                <w:szCs w:val="22"/>
              </w:rPr>
              <w:t>/kW-year</w:t>
            </w:r>
          </w:p>
        </w:tc>
      </w:tr>
      <w:tr w:rsidR="0093676C" w:rsidRPr="00C33EBD" w14:paraId="58095CF0" w14:textId="77777777" w:rsidTr="0093676C">
        <w:trPr>
          <w:trHeight w:val="253"/>
        </w:trPr>
        <w:tc>
          <w:tcPr>
            <w:tcW w:w="3600" w:type="dxa"/>
            <w:tcBorders>
              <w:top w:val="nil"/>
              <w:left w:val="nil"/>
              <w:bottom w:val="double" w:sz="6" w:space="0" w:color="auto"/>
              <w:right w:val="nil"/>
            </w:tcBorders>
          </w:tcPr>
          <w:p w14:paraId="44F2494A" w14:textId="77777777" w:rsidR="0093676C" w:rsidRPr="00C33EBD" w:rsidRDefault="0093676C" w:rsidP="0093676C">
            <w:pPr>
              <w:jc w:val="left"/>
              <w:rPr>
                <w:sz w:val="22"/>
                <w:szCs w:val="22"/>
              </w:rPr>
            </w:pPr>
            <w:r w:rsidRPr="00C33EBD">
              <w:rPr>
                <w:sz w:val="22"/>
                <w:szCs w:val="22"/>
              </w:rPr>
              <w:t>Grid Power</w:t>
            </w:r>
          </w:p>
        </w:tc>
        <w:tc>
          <w:tcPr>
            <w:tcW w:w="3600" w:type="dxa"/>
            <w:tcBorders>
              <w:top w:val="nil"/>
              <w:left w:val="nil"/>
              <w:bottom w:val="double" w:sz="6" w:space="0" w:color="auto"/>
              <w:right w:val="nil"/>
            </w:tcBorders>
          </w:tcPr>
          <w:p w14:paraId="1DF2726D" w14:textId="77777777" w:rsidR="0093676C" w:rsidRPr="00C33EBD" w:rsidRDefault="0093676C" w:rsidP="0093676C">
            <w:pPr>
              <w:jc w:val="center"/>
              <w:rPr>
                <w:sz w:val="22"/>
                <w:szCs w:val="22"/>
              </w:rPr>
            </w:pPr>
            <w:r>
              <w:rPr>
                <w:sz w:val="22"/>
                <w:szCs w:val="22"/>
              </w:rPr>
              <w:t>$</w:t>
            </w:r>
            <w:commentRangeStart w:id="101"/>
            <w:r w:rsidRPr="00C33EBD">
              <w:rPr>
                <w:sz w:val="22"/>
                <w:szCs w:val="22"/>
              </w:rPr>
              <w:t>0.089/kWh</w:t>
            </w:r>
          </w:p>
        </w:tc>
        <w:tc>
          <w:tcPr>
            <w:tcW w:w="2880" w:type="dxa"/>
            <w:tcBorders>
              <w:top w:val="nil"/>
              <w:left w:val="nil"/>
              <w:bottom w:val="double" w:sz="6" w:space="0" w:color="auto"/>
              <w:right w:val="nil"/>
            </w:tcBorders>
          </w:tcPr>
          <w:p w14:paraId="791C9191" w14:textId="77777777" w:rsidR="0093676C" w:rsidRPr="00C33EBD" w:rsidRDefault="0093676C" w:rsidP="0093676C">
            <w:pPr>
              <w:jc w:val="center"/>
              <w:rPr>
                <w:sz w:val="22"/>
                <w:szCs w:val="22"/>
              </w:rPr>
            </w:pPr>
            <w:r>
              <w:rPr>
                <w:sz w:val="22"/>
                <w:szCs w:val="22"/>
              </w:rPr>
              <w:t>$</w:t>
            </w:r>
            <w:r w:rsidRPr="00C33EBD">
              <w:rPr>
                <w:sz w:val="22"/>
                <w:szCs w:val="22"/>
              </w:rPr>
              <w:t>0.123</w:t>
            </w:r>
            <w:commentRangeEnd w:id="101"/>
            <w:r>
              <w:rPr>
                <w:sz w:val="22"/>
                <w:szCs w:val="22"/>
              </w:rPr>
              <w:t>/kW-year</w:t>
            </w:r>
            <w:r w:rsidRPr="00C33EBD">
              <w:rPr>
                <w:rStyle w:val="CommentReference"/>
                <w:sz w:val="22"/>
                <w:szCs w:val="22"/>
              </w:rPr>
              <w:commentReference w:id="101"/>
            </w:r>
          </w:p>
        </w:tc>
      </w:tr>
    </w:tbl>
    <w:p w14:paraId="5F8D3F1E" w14:textId="5EFEEC9A" w:rsidR="00691CE9" w:rsidRPr="00C33EBD" w:rsidRDefault="00691CE9" w:rsidP="00691CE9">
      <w:pPr>
        <w:rPr>
          <w:sz w:val="22"/>
          <w:szCs w:val="22"/>
        </w:rPr>
      </w:pPr>
      <w:r w:rsidRPr="00C33EBD">
        <w:rPr>
          <w:sz w:val="22"/>
          <w:szCs w:val="22"/>
        </w:rPr>
        <w:t xml:space="preserve">       Capital expenditure and operations and maintenance costs are shown in Table I for each subsystem. Depreciation is handled via a MACRS 7-year schedule, and financing assumptions include an 8% nominal interest rate, 2.8% inflation, and a weighted average cost of capital (WACC) derived from a 50/50 debt-equity split.</w:t>
      </w:r>
      <w:r w:rsidR="000A09AC" w:rsidRPr="00C33EBD">
        <w:rPr>
          <w:sz w:val="22"/>
          <w:szCs w:val="22"/>
        </w:rPr>
        <w:t xml:space="preserve"> </w:t>
      </w:r>
      <w:r w:rsidRPr="00C33EBD">
        <w:rPr>
          <w:sz w:val="22"/>
          <w:szCs w:val="22"/>
        </w:rPr>
        <w:t xml:space="preserve">Parametric sweeps are conducted to evaluate sensitivity to each component’s size and its impact on overall cost and performance and identify optimal system sizes based on overall load met percentage. </w:t>
      </w:r>
    </w:p>
    <w:p w14:paraId="48BB54C3" w14:textId="77777777" w:rsidR="00691CE9" w:rsidRPr="00C33EBD" w:rsidRDefault="00691CE9" w:rsidP="00691CE9">
      <w:pPr>
        <w:rPr>
          <w:sz w:val="22"/>
          <w:szCs w:val="22"/>
        </w:rPr>
      </w:pPr>
    </w:p>
    <w:p w14:paraId="55AFA823" w14:textId="77777777" w:rsidR="00691CE9" w:rsidRPr="00C33EBD" w:rsidRDefault="00691CE9" w:rsidP="00691CE9">
      <w:pPr>
        <w:pStyle w:val="NomenclatureClauseTitle"/>
        <w:spacing w:before="0"/>
        <w:jc w:val="center"/>
        <w:rPr>
          <w:rFonts w:ascii="Times New Roman" w:hAnsi="Times New Roman"/>
          <w:sz w:val="22"/>
          <w:szCs w:val="22"/>
        </w:rPr>
      </w:pPr>
      <w:r w:rsidRPr="00C33EBD">
        <w:rPr>
          <w:rFonts w:ascii="Times New Roman" w:hAnsi="Times New Roman"/>
          <w:sz w:val="22"/>
          <w:szCs w:val="22"/>
        </w:rPr>
        <w:t>Results &amp; DIscussion</w:t>
      </w:r>
    </w:p>
    <w:p w14:paraId="4ED224C0" w14:textId="77777777" w:rsidR="00691CE9" w:rsidRPr="00C33EBD" w:rsidRDefault="00691CE9" w:rsidP="00691CE9">
      <w:pPr>
        <w:rPr>
          <w:sz w:val="22"/>
          <w:szCs w:val="22"/>
        </w:rPr>
      </w:pPr>
    </w:p>
    <w:p w14:paraId="6ED8B203" w14:textId="77777777" w:rsidR="00691CE9" w:rsidRPr="00C33EBD" w:rsidRDefault="00691CE9" w:rsidP="00691CE9">
      <w:pPr>
        <w:rPr>
          <w:b/>
          <w:bCs/>
          <w:sz w:val="22"/>
          <w:szCs w:val="22"/>
        </w:rPr>
      </w:pPr>
      <w:r w:rsidRPr="00C33EBD">
        <w:rPr>
          <w:b/>
          <w:bCs/>
          <w:sz w:val="22"/>
          <w:szCs w:val="22"/>
        </w:rPr>
        <w:t>Location-Based LCOE Performance</w:t>
      </w:r>
    </w:p>
    <w:p w14:paraId="0A321C3F" w14:textId="77777777" w:rsidR="00691CE9" w:rsidRPr="00C33EBD" w:rsidRDefault="00691CE9" w:rsidP="00691CE9">
      <w:pPr>
        <w:rPr>
          <w:sz w:val="22"/>
          <w:szCs w:val="22"/>
        </w:rPr>
      </w:pPr>
      <w:r w:rsidRPr="00C33EBD">
        <w:rPr>
          <w:sz w:val="22"/>
          <w:szCs w:val="22"/>
        </w:rPr>
        <w:t xml:space="preserve">     To assess the influence of geography on system economics, the system was simulated and optimized at eleven U.S. locations. Table 2 summarizes the lowest achievable levelized cost of energy (LCOE) for both grid-tied and isolated systems under two performance thresholds: minimum 50% load </w:t>
      </w:r>
      <w:proofErr w:type="gramStart"/>
      <w:r w:rsidRPr="00C33EBD">
        <w:rPr>
          <w:sz w:val="22"/>
          <w:szCs w:val="22"/>
        </w:rPr>
        <w:t>met</w:t>
      </w:r>
      <w:proofErr w:type="gramEnd"/>
      <w:r w:rsidRPr="00C33EBD">
        <w:rPr>
          <w:sz w:val="22"/>
          <w:szCs w:val="22"/>
        </w:rPr>
        <w:t xml:space="preserve"> and a fixed 85% load met (LMP), shown in Fig. 1. </w:t>
      </w:r>
    </w:p>
    <w:p w14:paraId="3F7259CE" w14:textId="77777777" w:rsidR="00691CE9" w:rsidRPr="00C33EBD" w:rsidRDefault="00691CE9" w:rsidP="00691CE9">
      <w:pPr>
        <w:rPr>
          <w:sz w:val="22"/>
          <w:szCs w:val="22"/>
        </w:rPr>
      </w:pPr>
    </w:p>
    <w:p w14:paraId="20EC012A" w14:textId="77777777" w:rsidR="00691CE9" w:rsidRPr="00C33EBD" w:rsidRDefault="00691CE9" w:rsidP="00691CE9">
      <w:pPr>
        <w:pStyle w:val="TableTitle"/>
        <w:rPr>
          <w:sz w:val="22"/>
          <w:szCs w:val="22"/>
        </w:rPr>
      </w:pPr>
      <w:r w:rsidRPr="00C33EBD">
        <w:rPr>
          <w:sz w:val="22"/>
          <w:szCs w:val="22"/>
        </w:rPr>
        <w:t>TABLE II</w:t>
      </w:r>
    </w:p>
    <w:p w14:paraId="18F56D1F" w14:textId="77777777" w:rsidR="00691CE9" w:rsidRPr="00C33EBD" w:rsidRDefault="00691CE9" w:rsidP="00691CE9">
      <w:pPr>
        <w:pStyle w:val="TableTitle"/>
        <w:rPr>
          <w:sz w:val="22"/>
          <w:szCs w:val="22"/>
        </w:rPr>
      </w:pPr>
      <w:r w:rsidRPr="00C33EBD">
        <w:rPr>
          <w:sz w:val="22"/>
          <w:szCs w:val="22"/>
        </w:rPr>
        <w:t>Minimum LCOE Values For Various Geographical Locations</w:t>
      </w:r>
    </w:p>
    <w:tbl>
      <w:tblPr>
        <w:tblpPr w:leftFromText="180" w:rightFromText="180" w:vertAnchor="text" w:horzAnchor="margin" w:tblpY="354"/>
        <w:tblOverlap w:val="never"/>
        <w:tblW w:w="10008" w:type="dxa"/>
        <w:tblBorders>
          <w:top w:val="single" w:sz="12" w:space="0" w:color="808080"/>
          <w:bottom w:val="single" w:sz="12" w:space="0" w:color="808080"/>
        </w:tblBorders>
        <w:tblLayout w:type="fixed"/>
        <w:tblLook w:val="0000" w:firstRow="0" w:lastRow="0" w:firstColumn="0" w:lastColumn="0" w:noHBand="0" w:noVBand="0"/>
      </w:tblPr>
      <w:tblGrid>
        <w:gridCol w:w="1497"/>
        <w:gridCol w:w="2128"/>
        <w:gridCol w:w="2127"/>
        <w:gridCol w:w="2128"/>
        <w:gridCol w:w="2128"/>
      </w:tblGrid>
      <w:tr w:rsidR="0093676C" w:rsidRPr="00C33EBD" w14:paraId="668D62CF" w14:textId="77777777" w:rsidTr="0093676C">
        <w:trPr>
          <w:trHeight w:val="144"/>
        </w:trPr>
        <w:tc>
          <w:tcPr>
            <w:tcW w:w="1497" w:type="dxa"/>
            <w:tcBorders>
              <w:top w:val="double" w:sz="6" w:space="0" w:color="auto"/>
              <w:left w:val="nil"/>
              <w:bottom w:val="single" w:sz="6" w:space="0" w:color="auto"/>
              <w:right w:val="nil"/>
            </w:tcBorders>
            <w:vAlign w:val="center"/>
          </w:tcPr>
          <w:p w14:paraId="2F70DC5B" w14:textId="77777777" w:rsidR="0093676C" w:rsidRPr="00C33EBD" w:rsidRDefault="0093676C" w:rsidP="0093676C">
            <w:pPr>
              <w:pStyle w:val="TableTitle"/>
              <w:rPr>
                <w:smallCaps w:val="0"/>
                <w:sz w:val="22"/>
                <w:szCs w:val="22"/>
              </w:rPr>
            </w:pPr>
            <w:r w:rsidRPr="00C33EBD">
              <w:rPr>
                <w:sz w:val="22"/>
                <w:szCs w:val="22"/>
              </w:rPr>
              <w:t>Location</w:t>
            </w:r>
          </w:p>
        </w:tc>
        <w:tc>
          <w:tcPr>
            <w:tcW w:w="2128" w:type="dxa"/>
            <w:tcBorders>
              <w:top w:val="double" w:sz="6" w:space="0" w:color="auto"/>
              <w:left w:val="nil"/>
              <w:bottom w:val="single" w:sz="6" w:space="0" w:color="auto"/>
              <w:right w:val="nil"/>
            </w:tcBorders>
          </w:tcPr>
          <w:p w14:paraId="17C25066" w14:textId="77777777" w:rsidR="0093676C" w:rsidRPr="00C33EBD" w:rsidRDefault="0093676C" w:rsidP="0093676C">
            <w:pPr>
              <w:pStyle w:val="TableTitle"/>
              <w:rPr>
                <w:smallCaps w:val="0"/>
                <w:sz w:val="22"/>
                <w:szCs w:val="22"/>
              </w:rPr>
            </w:pPr>
            <w:r w:rsidRPr="00C33EBD">
              <w:rPr>
                <w:sz w:val="22"/>
                <w:szCs w:val="22"/>
              </w:rPr>
              <w:t xml:space="preserve">Lowest LCOE for LMP &gt; 50% - </w:t>
            </w:r>
            <w:proofErr w:type="spellStart"/>
            <w:r w:rsidRPr="00724DD7">
              <w:rPr>
                <w:smallCaps w:val="0"/>
                <w:kern w:val="14"/>
                <w:sz w:val="22"/>
                <w:szCs w:val="22"/>
              </w:rPr>
              <w:t>Gridtied</w:t>
            </w:r>
            <w:proofErr w:type="spellEnd"/>
            <w:r w:rsidRPr="00724DD7">
              <w:rPr>
                <w:smallCaps w:val="0"/>
                <w:kern w:val="14"/>
                <w:sz w:val="22"/>
                <w:szCs w:val="22"/>
              </w:rPr>
              <w:t xml:space="preserve"> </w:t>
            </w:r>
            <w:r w:rsidRPr="00C33EBD">
              <w:rPr>
                <w:sz w:val="22"/>
                <w:szCs w:val="22"/>
              </w:rPr>
              <w:t>($/kWh)</w:t>
            </w:r>
          </w:p>
        </w:tc>
        <w:tc>
          <w:tcPr>
            <w:tcW w:w="2127" w:type="dxa"/>
            <w:tcBorders>
              <w:top w:val="double" w:sz="6" w:space="0" w:color="auto"/>
              <w:left w:val="nil"/>
              <w:bottom w:val="single" w:sz="6" w:space="0" w:color="auto"/>
              <w:right w:val="nil"/>
            </w:tcBorders>
          </w:tcPr>
          <w:p w14:paraId="14931B85" w14:textId="77777777" w:rsidR="0093676C" w:rsidRPr="00C33EBD" w:rsidRDefault="0093676C" w:rsidP="0093676C">
            <w:pPr>
              <w:pStyle w:val="TableTitle"/>
              <w:rPr>
                <w:smallCaps w:val="0"/>
                <w:sz w:val="22"/>
                <w:szCs w:val="22"/>
              </w:rPr>
            </w:pPr>
            <w:r w:rsidRPr="00C33EBD">
              <w:rPr>
                <w:sz w:val="22"/>
                <w:szCs w:val="22"/>
              </w:rPr>
              <w:t xml:space="preserve">Lowest LCOE for LMP &gt; 50% - </w:t>
            </w:r>
            <w:r w:rsidRPr="00724DD7">
              <w:rPr>
                <w:smallCaps w:val="0"/>
                <w:kern w:val="14"/>
                <w:sz w:val="22"/>
                <w:szCs w:val="22"/>
              </w:rPr>
              <w:t xml:space="preserve">Isolated </w:t>
            </w:r>
            <w:r w:rsidRPr="00C33EBD">
              <w:rPr>
                <w:sz w:val="22"/>
                <w:szCs w:val="22"/>
              </w:rPr>
              <w:t>($/kWh)</w:t>
            </w:r>
          </w:p>
        </w:tc>
        <w:tc>
          <w:tcPr>
            <w:tcW w:w="2128" w:type="dxa"/>
            <w:tcBorders>
              <w:top w:val="double" w:sz="6" w:space="0" w:color="auto"/>
              <w:left w:val="nil"/>
              <w:bottom w:val="single" w:sz="6" w:space="0" w:color="auto"/>
              <w:right w:val="nil"/>
            </w:tcBorders>
          </w:tcPr>
          <w:p w14:paraId="6A937536" w14:textId="77777777" w:rsidR="0093676C" w:rsidRPr="00C33EBD" w:rsidRDefault="0093676C" w:rsidP="0093676C">
            <w:pPr>
              <w:jc w:val="center"/>
              <w:rPr>
                <w:sz w:val="22"/>
                <w:szCs w:val="22"/>
              </w:rPr>
            </w:pPr>
            <w:r w:rsidRPr="00C33EBD">
              <w:rPr>
                <w:sz w:val="22"/>
                <w:szCs w:val="22"/>
              </w:rPr>
              <w:t xml:space="preserve">LCOE for 85% LMP – </w:t>
            </w:r>
            <w:proofErr w:type="spellStart"/>
            <w:r w:rsidRPr="00C33EBD">
              <w:rPr>
                <w:sz w:val="22"/>
                <w:szCs w:val="22"/>
              </w:rPr>
              <w:t>Gridtied</w:t>
            </w:r>
            <w:proofErr w:type="spellEnd"/>
            <w:r w:rsidRPr="00C33EBD">
              <w:rPr>
                <w:sz w:val="22"/>
                <w:szCs w:val="22"/>
              </w:rPr>
              <w:t xml:space="preserve"> ($/kWh)</w:t>
            </w:r>
          </w:p>
        </w:tc>
        <w:tc>
          <w:tcPr>
            <w:tcW w:w="2128" w:type="dxa"/>
            <w:tcBorders>
              <w:top w:val="double" w:sz="6" w:space="0" w:color="auto"/>
              <w:left w:val="nil"/>
              <w:bottom w:val="single" w:sz="6" w:space="0" w:color="auto"/>
              <w:right w:val="nil"/>
            </w:tcBorders>
          </w:tcPr>
          <w:p w14:paraId="360485CA" w14:textId="77777777" w:rsidR="0093676C" w:rsidRPr="00C33EBD" w:rsidRDefault="0093676C" w:rsidP="0093676C">
            <w:pPr>
              <w:jc w:val="center"/>
              <w:rPr>
                <w:sz w:val="22"/>
                <w:szCs w:val="22"/>
              </w:rPr>
            </w:pPr>
            <w:r w:rsidRPr="00C33EBD">
              <w:rPr>
                <w:sz w:val="22"/>
                <w:szCs w:val="22"/>
              </w:rPr>
              <w:t>LCOE for 85% LMP – Isolated ($/kWh)</w:t>
            </w:r>
          </w:p>
        </w:tc>
      </w:tr>
      <w:tr w:rsidR="0093676C" w:rsidRPr="00C33EBD" w14:paraId="62D48A37" w14:textId="77777777" w:rsidTr="0093676C">
        <w:trPr>
          <w:trHeight w:val="288"/>
        </w:trPr>
        <w:tc>
          <w:tcPr>
            <w:tcW w:w="1497" w:type="dxa"/>
            <w:tcBorders>
              <w:top w:val="nil"/>
              <w:left w:val="nil"/>
              <w:bottom w:val="nil"/>
              <w:right w:val="nil"/>
            </w:tcBorders>
          </w:tcPr>
          <w:p w14:paraId="59148387" w14:textId="77777777" w:rsidR="0093676C" w:rsidRPr="00C33EBD" w:rsidRDefault="0093676C" w:rsidP="0093676C">
            <w:pPr>
              <w:jc w:val="left"/>
              <w:rPr>
                <w:sz w:val="22"/>
                <w:szCs w:val="22"/>
              </w:rPr>
            </w:pPr>
          </w:p>
          <w:p w14:paraId="0306B434" w14:textId="77777777" w:rsidR="0093676C" w:rsidRPr="00C33EBD" w:rsidRDefault="0093676C" w:rsidP="0093676C">
            <w:pPr>
              <w:jc w:val="left"/>
              <w:rPr>
                <w:sz w:val="22"/>
                <w:szCs w:val="22"/>
              </w:rPr>
            </w:pPr>
            <w:r w:rsidRPr="00C33EBD">
              <w:rPr>
                <w:sz w:val="22"/>
                <w:szCs w:val="22"/>
              </w:rPr>
              <w:t>Page, AZ</w:t>
            </w:r>
          </w:p>
        </w:tc>
        <w:tc>
          <w:tcPr>
            <w:tcW w:w="2128" w:type="dxa"/>
            <w:tcBorders>
              <w:top w:val="nil"/>
              <w:left w:val="nil"/>
              <w:bottom w:val="nil"/>
              <w:right w:val="nil"/>
            </w:tcBorders>
          </w:tcPr>
          <w:p w14:paraId="333BE06B" w14:textId="77777777" w:rsidR="0093676C" w:rsidRPr="00C33EBD" w:rsidRDefault="0093676C" w:rsidP="0093676C">
            <w:pPr>
              <w:jc w:val="center"/>
              <w:rPr>
                <w:sz w:val="22"/>
                <w:szCs w:val="22"/>
              </w:rPr>
            </w:pPr>
          </w:p>
          <w:p w14:paraId="1B1D4530" w14:textId="77777777" w:rsidR="0093676C" w:rsidRPr="00C33EBD" w:rsidRDefault="0093676C" w:rsidP="0093676C">
            <w:pPr>
              <w:jc w:val="center"/>
              <w:rPr>
                <w:sz w:val="22"/>
                <w:szCs w:val="22"/>
              </w:rPr>
            </w:pPr>
            <w:r w:rsidRPr="00C33EBD">
              <w:rPr>
                <w:sz w:val="22"/>
                <w:szCs w:val="22"/>
              </w:rPr>
              <w:t>0.084</w:t>
            </w:r>
          </w:p>
        </w:tc>
        <w:tc>
          <w:tcPr>
            <w:tcW w:w="2127" w:type="dxa"/>
            <w:tcBorders>
              <w:top w:val="nil"/>
              <w:left w:val="nil"/>
              <w:bottom w:val="nil"/>
              <w:right w:val="nil"/>
            </w:tcBorders>
          </w:tcPr>
          <w:p w14:paraId="4CF40486" w14:textId="77777777" w:rsidR="0093676C" w:rsidRPr="00C33EBD" w:rsidRDefault="0093676C" w:rsidP="0093676C">
            <w:pPr>
              <w:jc w:val="center"/>
              <w:rPr>
                <w:sz w:val="22"/>
                <w:szCs w:val="22"/>
              </w:rPr>
            </w:pPr>
          </w:p>
          <w:p w14:paraId="485E6A76" w14:textId="77777777" w:rsidR="0093676C" w:rsidRPr="00C33EBD" w:rsidRDefault="0093676C" w:rsidP="0093676C">
            <w:pPr>
              <w:jc w:val="center"/>
              <w:rPr>
                <w:sz w:val="22"/>
                <w:szCs w:val="22"/>
              </w:rPr>
            </w:pPr>
            <w:r w:rsidRPr="00C33EBD">
              <w:rPr>
                <w:sz w:val="22"/>
                <w:szCs w:val="22"/>
              </w:rPr>
              <w:t>0.116</w:t>
            </w:r>
          </w:p>
        </w:tc>
        <w:tc>
          <w:tcPr>
            <w:tcW w:w="2128" w:type="dxa"/>
            <w:tcBorders>
              <w:top w:val="nil"/>
              <w:left w:val="nil"/>
              <w:bottom w:val="nil"/>
              <w:right w:val="nil"/>
            </w:tcBorders>
          </w:tcPr>
          <w:p w14:paraId="69270C47" w14:textId="77777777" w:rsidR="0093676C" w:rsidRPr="00C33EBD" w:rsidRDefault="0093676C" w:rsidP="0093676C">
            <w:pPr>
              <w:jc w:val="center"/>
              <w:rPr>
                <w:sz w:val="22"/>
                <w:szCs w:val="22"/>
              </w:rPr>
            </w:pPr>
          </w:p>
          <w:p w14:paraId="1A0EF0B6" w14:textId="77777777" w:rsidR="0093676C" w:rsidRPr="00C33EBD" w:rsidRDefault="0093676C" w:rsidP="0093676C">
            <w:pPr>
              <w:jc w:val="center"/>
              <w:rPr>
                <w:sz w:val="22"/>
                <w:szCs w:val="22"/>
              </w:rPr>
            </w:pPr>
            <w:r w:rsidRPr="00C33EBD">
              <w:rPr>
                <w:sz w:val="22"/>
                <w:szCs w:val="22"/>
              </w:rPr>
              <w:t>0.146</w:t>
            </w:r>
          </w:p>
        </w:tc>
        <w:tc>
          <w:tcPr>
            <w:tcW w:w="2128" w:type="dxa"/>
            <w:tcBorders>
              <w:top w:val="nil"/>
              <w:left w:val="nil"/>
              <w:bottom w:val="nil"/>
              <w:right w:val="nil"/>
            </w:tcBorders>
          </w:tcPr>
          <w:p w14:paraId="4A3545B1" w14:textId="77777777" w:rsidR="0093676C" w:rsidRPr="00C33EBD" w:rsidRDefault="0093676C" w:rsidP="0093676C">
            <w:pPr>
              <w:jc w:val="center"/>
              <w:rPr>
                <w:sz w:val="22"/>
                <w:szCs w:val="22"/>
              </w:rPr>
            </w:pPr>
          </w:p>
          <w:p w14:paraId="78BF6D64" w14:textId="77777777" w:rsidR="0093676C" w:rsidRPr="00C33EBD" w:rsidRDefault="0093676C" w:rsidP="0093676C">
            <w:pPr>
              <w:jc w:val="center"/>
              <w:rPr>
                <w:sz w:val="22"/>
                <w:szCs w:val="22"/>
              </w:rPr>
            </w:pPr>
            <w:r w:rsidRPr="00C33EBD">
              <w:rPr>
                <w:sz w:val="22"/>
                <w:szCs w:val="22"/>
              </w:rPr>
              <w:t>0.149</w:t>
            </w:r>
          </w:p>
        </w:tc>
      </w:tr>
      <w:tr w:rsidR="0093676C" w:rsidRPr="00C33EBD" w14:paraId="027ECB35" w14:textId="77777777" w:rsidTr="0093676C">
        <w:trPr>
          <w:trHeight w:val="288"/>
        </w:trPr>
        <w:tc>
          <w:tcPr>
            <w:tcW w:w="1497" w:type="dxa"/>
            <w:tcBorders>
              <w:top w:val="nil"/>
              <w:left w:val="nil"/>
              <w:bottom w:val="nil"/>
              <w:right w:val="nil"/>
            </w:tcBorders>
          </w:tcPr>
          <w:p w14:paraId="0EC7479C" w14:textId="77777777" w:rsidR="0093676C" w:rsidRPr="00C33EBD" w:rsidRDefault="0093676C" w:rsidP="0093676C">
            <w:pPr>
              <w:jc w:val="left"/>
              <w:rPr>
                <w:sz w:val="22"/>
                <w:szCs w:val="22"/>
              </w:rPr>
            </w:pPr>
            <w:r w:rsidRPr="00C33EBD">
              <w:rPr>
                <w:sz w:val="22"/>
                <w:szCs w:val="22"/>
              </w:rPr>
              <w:t>Denver, CO</w:t>
            </w:r>
          </w:p>
        </w:tc>
        <w:tc>
          <w:tcPr>
            <w:tcW w:w="2128" w:type="dxa"/>
            <w:tcBorders>
              <w:top w:val="nil"/>
              <w:left w:val="nil"/>
              <w:bottom w:val="nil"/>
              <w:right w:val="nil"/>
            </w:tcBorders>
          </w:tcPr>
          <w:p w14:paraId="0E12E72B" w14:textId="77777777" w:rsidR="0093676C" w:rsidRPr="00C33EBD" w:rsidRDefault="0093676C" w:rsidP="0093676C">
            <w:pPr>
              <w:jc w:val="center"/>
              <w:rPr>
                <w:sz w:val="22"/>
                <w:szCs w:val="22"/>
              </w:rPr>
            </w:pPr>
            <w:r w:rsidRPr="00C33EBD">
              <w:rPr>
                <w:sz w:val="22"/>
                <w:szCs w:val="22"/>
              </w:rPr>
              <w:t>0.089</w:t>
            </w:r>
          </w:p>
        </w:tc>
        <w:tc>
          <w:tcPr>
            <w:tcW w:w="2127" w:type="dxa"/>
            <w:tcBorders>
              <w:top w:val="nil"/>
              <w:left w:val="nil"/>
              <w:bottom w:val="nil"/>
              <w:right w:val="nil"/>
            </w:tcBorders>
          </w:tcPr>
          <w:p w14:paraId="063B18A4" w14:textId="77777777" w:rsidR="0093676C" w:rsidRPr="00C33EBD" w:rsidRDefault="0093676C" w:rsidP="0093676C">
            <w:pPr>
              <w:jc w:val="center"/>
              <w:rPr>
                <w:sz w:val="22"/>
                <w:szCs w:val="22"/>
              </w:rPr>
            </w:pPr>
            <w:r w:rsidRPr="00C33EBD">
              <w:rPr>
                <w:sz w:val="22"/>
                <w:szCs w:val="22"/>
              </w:rPr>
              <w:t>0.125</w:t>
            </w:r>
          </w:p>
        </w:tc>
        <w:tc>
          <w:tcPr>
            <w:tcW w:w="2128" w:type="dxa"/>
            <w:tcBorders>
              <w:top w:val="nil"/>
              <w:left w:val="nil"/>
              <w:bottom w:val="nil"/>
              <w:right w:val="nil"/>
            </w:tcBorders>
          </w:tcPr>
          <w:p w14:paraId="242D1203" w14:textId="77777777" w:rsidR="0093676C" w:rsidRPr="00C33EBD" w:rsidRDefault="0093676C" w:rsidP="0093676C">
            <w:pPr>
              <w:jc w:val="center"/>
              <w:rPr>
                <w:sz w:val="22"/>
                <w:szCs w:val="22"/>
              </w:rPr>
            </w:pPr>
            <w:r w:rsidRPr="00C33EBD">
              <w:rPr>
                <w:sz w:val="22"/>
                <w:szCs w:val="22"/>
              </w:rPr>
              <w:t>0.151</w:t>
            </w:r>
          </w:p>
        </w:tc>
        <w:tc>
          <w:tcPr>
            <w:tcW w:w="2128" w:type="dxa"/>
            <w:tcBorders>
              <w:top w:val="nil"/>
              <w:left w:val="nil"/>
              <w:bottom w:val="nil"/>
              <w:right w:val="nil"/>
            </w:tcBorders>
          </w:tcPr>
          <w:p w14:paraId="7018CD09" w14:textId="77777777" w:rsidR="0093676C" w:rsidRPr="00C33EBD" w:rsidRDefault="0093676C" w:rsidP="0093676C">
            <w:pPr>
              <w:jc w:val="center"/>
              <w:rPr>
                <w:sz w:val="22"/>
                <w:szCs w:val="22"/>
              </w:rPr>
            </w:pPr>
            <w:r w:rsidRPr="00C33EBD">
              <w:rPr>
                <w:sz w:val="22"/>
                <w:szCs w:val="22"/>
              </w:rPr>
              <w:t>0.157</w:t>
            </w:r>
          </w:p>
        </w:tc>
      </w:tr>
      <w:tr w:rsidR="0093676C" w:rsidRPr="00C33EBD" w14:paraId="1C88CB25" w14:textId="77777777" w:rsidTr="0093676C">
        <w:trPr>
          <w:trHeight w:val="288"/>
        </w:trPr>
        <w:tc>
          <w:tcPr>
            <w:tcW w:w="1497" w:type="dxa"/>
            <w:tcBorders>
              <w:top w:val="nil"/>
              <w:left w:val="nil"/>
              <w:bottom w:val="nil"/>
              <w:right w:val="nil"/>
            </w:tcBorders>
          </w:tcPr>
          <w:p w14:paraId="55466A53" w14:textId="77777777" w:rsidR="0093676C" w:rsidRPr="00C33EBD" w:rsidRDefault="0093676C" w:rsidP="0093676C">
            <w:pPr>
              <w:jc w:val="left"/>
              <w:rPr>
                <w:sz w:val="22"/>
                <w:szCs w:val="22"/>
              </w:rPr>
            </w:pPr>
            <w:r w:rsidRPr="00C33EBD">
              <w:rPr>
                <w:sz w:val="22"/>
                <w:szCs w:val="22"/>
              </w:rPr>
              <w:t>Clearwater, FL</w:t>
            </w:r>
          </w:p>
        </w:tc>
        <w:tc>
          <w:tcPr>
            <w:tcW w:w="2128" w:type="dxa"/>
            <w:tcBorders>
              <w:top w:val="nil"/>
              <w:left w:val="nil"/>
              <w:bottom w:val="nil"/>
              <w:right w:val="nil"/>
            </w:tcBorders>
          </w:tcPr>
          <w:p w14:paraId="0969C33B" w14:textId="77777777" w:rsidR="0093676C" w:rsidRPr="00C33EBD" w:rsidRDefault="0093676C" w:rsidP="0093676C">
            <w:pPr>
              <w:jc w:val="center"/>
              <w:rPr>
                <w:sz w:val="22"/>
                <w:szCs w:val="22"/>
              </w:rPr>
            </w:pPr>
            <w:r w:rsidRPr="00C33EBD">
              <w:rPr>
                <w:sz w:val="22"/>
                <w:szCs w:val="22"/>
              </w:rPr>
              <w:t>0.082</w:t>
            </w:r>
          </w:p>
        </w:tc>
        <w:tc>
          <w:tcPr>
            <w:tcW w:w="2127" w:type="dxa"/>
            <w:tcBorders>
              <w:top w:val="nil"/>
              <w:left w:val="nil"/>
              <w:bottom w:val="nil"/>
              <w:right w:val="nil"/>
            </w:tcBorders>
          </w:tcPr>
          <w:p w14:paraId="39736715" w14:textId="77777777" w:rsidR="0093676C" w:rsidRPr="00C33EBD" w:rsidRDefault="0093676C" w:rsidP="0093676C">
            <w:pPr>
              <w:jc w:val="center"/>
              <w:rPr>
                <w:sz w:val="22"/>
                <w:szCs w:val="22"/>
              </w:rPr>
            </w:pPr>
            <w:r w:rsidRPr="00C33EBD">
              <w:rPr>
                <w:sz w:val="22"/>
                <w:szCs w:val="22"/>
              </w:rPr>
              <w:t>0.117</w:t>
            </w:r>
          </w:p>
        </w:tc>
        <w:tc>
          <w:tcPr>
            <w:tcW w:w="2128" w:type="dxa"/>
            <w:tcBorders>
              <w:top w:val="nil"/>
              <w:left w:val="nil"/>
              <w:bottom w:val="nil"/>
              <w:right w:val="nil"/>
            </w:tcBorders>
          </w:tcPr>
          <w:p w14:paraId="1B465065" w14:textId="77777777" w:rsidR="0093676C" w:rsidRPr="00C33EBD" w:rsidRDefault="0093676C" w:rsidP="0093676C">
            <w:pPr>
              <w:jc w:val="center"/>
              <w:rPr>
                <w:sz w:val="22"/>
                <w:szCs w:val="22"/>
              </w:rPr>
            </w:pPr>
            <w:r w:rsidRPr="00C33EBD">
              <w:rPr>
                <w:sz w:val="22"/>
                <w:szCs w:val="22"/>
              </w:rPr>
              <w:t>0.151</w:t>
            </w:r>
          </w:p>
        </w:tc>
        <w:tc>
          <w:tcPr>
            <w:tcW w:w="2128" w:type="dxa"/>
            <w:tcBorders>
              <w:top w:val="nil"/>
              <w:left w:val="nil"/>
              <w:bottom w:val="nil"/>
              <w:right w:val="nil"/>
            </w:tcBorders>
          </w:tcPr>
          <w:p w14:paraId="7386FC45" w14:textId="77777777" w:rsidR="0093676C" w:rsidRPr="00C33EBD" w:rsidRDefault="0093676C" w:rsidP="0093676C">
            <w:pPr>
              <w:jc w:val="center"/>
              <w:rPr>
                <w:sz w:val="22"/>
                <w:szCs w:val="22"/>
              </w:rPr>
            </w:pPr>
            <w:r w:rsidRPr="00C33EBD">
              <w:rPr>
                <w:sz w:val="22"/>
                <w:szCs w:val="22"/>
              </w:rPr>
              <w:t>0.155</w:t>
            </w:r>
          </w:p>
        </w:tc>
      </w:tr>
      <w:tr w:rsidR="0093676C" w:rsidRPr="00C33EBD" w14:paraId="38715374" w14:textId="77777777" w:rsidTr="0093676C">
        <w:trPr>
          <w:trHeight w:val="288"/>
        </w:trPr>
        <w:tc>
          <w:tcPr>
            <w:tcW w:w="1497" w:type="dxa"/>
            <w:tcBorders>
              <w:top w:val="nil"/>
              <w:left w:val="nil"/>
              <w:bottom w:val="nil"/>
              <w:right w:val="nil"/>
            </w:tcBorders>
          </w:tcPr>
          <w:p w14:paraId="46E60975" w14:textId="77777777" w:rsidR="0093676C" w:rsidRPr="00C33EBD" w:rsidRDefault="0093676C" w:rsidP="0093676C">
            <w:pPr>
              <w:jc w:val="left"/>
              <w:rPr>
                <w:sz w:val="22"/>
                <w:szCs w:val="22"/>
              </w:rPr>
            </w:pPr>
            <w:r w:rsidRPr="00C33EBD">
              <w:rPr>
                <w:sz w:val="22"/>
                <w:szCs w:val="22"/>
              </w:rPr>
              <w:t>Las Cruces, NM</w:t>
            </w:r>
          </w:p>
        </w:tc>
        <w:tc>
          <w:tcPr>
            <w:tcW w:w="2128" w:type="dxa"/>
            <w:tcBorders>
              <w:top w:val="nil"/>
              <w:left w:val="nil"/>
              <w:bottom w:val="nil"/>
              <w:right w:val="nil"/>
            </w:tcBorders>
          </w:tcPr>
          <w:p w14:paraId="02059E21" w14:textId="77777777" w:rsidR="0093676C" w:rsidRPr="00C33EBD" w:rsidRDefault="0093676C" w:rsidP="0093676C">
            <w:pPr>
              <w:jc w:val="center"/>
              <w:rPr>
                <w:sz w:val="22"/>
                <w:szCs w:val="22"/>
              </w:rPr>
            </w:pPr>
            <w:r w:rsidRPr="00C33EBD">
              <w:rPr>
                <w:sz w:val="22"/>
                <w:szCs w:val="22"/>
              </w:rPr>
              <w:t>0.081</w:t>
            </w:r>
          </w:p>
        </w:tc>
        <w:tc>
          <w:tcPr>
            <w:tcW w:w="2127" w:type="dxa"/>
            <w:tcBorders>
              <w:top w:val="nil"/>
              <w:left w:val="nil"/>
              <w:bottom w:val="nil"/>
              <w:right w:val="nil"/>
            </w:tcBorders>
          </w:tcPr>
          <w:p w14:paraId="2C901C8D" w14:textId="77777777" w:rsidR="0093676C" w:rsidRPr="00C33EBD" w:rsidRDefault="0093676C" w:rsidP="0093676C">
            <w:pPr>
              <w:jc w:val="center"/>
              <w:rPr>
                <w:sz w:val="22"/>
                <w:szCs w:val="22"/>
              </w:rPr>
            </w:pPr>
            <w:r w:rsidRPr="00C33EBD">
              <w:rPr>
                <w:sz w:val="22"/>
                <w:szCs w:val="22"/>
              </w:rPr>
              <w:t>0.110</w:t>
            </w:r>
          </w:p>
        </w:tc>
        <w:tc>
          <w:tcPr>
            <w:tcW w:w="2128" w:type="dxa"/>
            <w:tcBorders>
              <w:top w:val="nil"/>
              <w:left w:val="nil"/>
              <w:bottom w:val="nil"/>
              <w:right w:val="nil"/>
            </w:tcBorders>
          </w:tcPr>
          <w:p w14:paraId="2FA4086B" w14:textId="77777777" w:rsidR="0093676C" w:rsidRPr="00C33EBD" w:rsidRDefault="0093676C" w:rsidP="0093676C">
            <w:pPr>
              <w:jc w:val="center"/>
              <w:rPr>
                <w:sz w:val="22"/>
                <w:szCs w:val="22"/>
              </w:rPr>
            </w:pPr>
            <w:r w:rsidRPr="00C33EBD">
              <w:rPr>
                <w:sz w:val="22"/>
                <w:szCs w:val="22"/>
              </w:rPr>
              <w:t>0.141</w:t>
            </w:r>
          </w:p>
        </w:tc>
        <w:tc>
          <w:tcPr>
            <w:tcW w:w="2128" w:type="dxa"/>
            <w:tcBorders>
              <w:top w:val="nil"/>
              <w:left w:val="nil"/>
              <w:bottom w:val="nil"/>
              <w:right w:val="nil"/>
            </w:tcBorders>
          </w:tcPr>
          <w:p w14:paraId="42E3CE62" w14:textId="77777777" w:rsidR="0093676C" w:rsidRPr="00C33EBD" w:rsidRDefault="0093676C" w:rsidP="0093676C">
            <w:pPr>
              <w:jc w:val="center"/>
              <w:rPr>
                <w:sz w:val="22"/>
                <w:szCs w:val="22"/>
              </w:rPr>
            </w:pPr>
            <w:r w:rsidRPr="00C33EBD">
              <w:rPr>
                <w:sz w:val="22"/>
                <w:szCs w:val="22"/>
              </w:rPr>
              <w:t>0.143</w:t>
            </w:r>
          </w:p>
        </w:tc>
      </w:tr>
      <w:tr w:rsidR="0093676C" w:rsidRPr="00C33EBD" w14:paraId="047A61D9" w14:textId="77777777" w:rsidTr="0093676C">
        <w:trPr>
          <w:trHeight w:val="288"/>
        </w:trPr>
        <w:tc>
          <w:tcPr>
            <w:tcW w:w="1497" w:type="dxa"/>
            <w:tcBorders>
              <w:top w:val="nil"/>
              <w:left w:val="nil"/>
              <w:bottom w:val="nil"/>
              <w:right w:val="nil"/>
            </w:tcBorders>
          </w:tcPr>
          <w:p w14:paraId="6E9B586A" w14:textId="77777777" w:rsidR="0093676C" w:rsidRPr="00C33EBD" w:rsidRDefault="0093676C" w:rsidP="0093676C">
            <w:pPr>
              <w:jc w:val="left"/>
              <w:rPr>
                <w:sz w:val="22"/>
                <w:szCs w:val="22"/>
              </w:rPr>
            </w:pPr>
            <w:r w:rsidRPr="00C33EBD">
              <w:rPr>
                <w:sz w:val="22"/>
                <w:szCs w:val="22"/>
              </w:rPr>
              <w:t>El Paso, TX</w:t>
            </w:r>
          </w:p>
        </w:tc>
        <w:tc>
          <w:tcPr>
            <w:tcW w:w="2128" w:type="dxa"/>
            <w:tcBorders>
              <w:top w:val="nil"/>
              <w:left w:val="nil"/>
              <w:bottom w:val="nil"/>
              <w:right w:val="nil"/>
            </w:tcBorders>
          </w:tcPr>
          <w:p w14:paraId="589BBB17" w14:textId="77777777" w:rsidR="0093676C" w:rsidRPr="00C33EBD" w:rsidRDefault="0093676C" w:rsidP="0093676C">
            <w:pPr>
              <w:jc w:val="center"/>
              <w:rPr>
                <w:sz w:val="22"/>
                <w:szCs w:val="22"/>
              </w:rPr>
            </w:pPr>
            <w:r w:rsidRPr="00C33EBD">
              <w:rPr>
                <w:sz w:val="22"/>
                <w:szCs w:val="22"/>
              </w:rPr>
              <w:t>0.081</w:t>
            </w:r>
          </w:p>
        </w:tc>
        <w:tc>
          <w:tcPr>
            <w:tcW w:w="2127" w:type="dxa"/>
            <w:tcBorders>
              <w:top w:val="nil"/>
              <w:left w:val="nil"/>
              <w:bottom w:val="nil"/>
              <w:right w:val="nil"/>
            </w:tcBorders>
          </w:tcPr>
          <w:p w14:paraId="69654070" w14:textId="77777777" w:rsidR="0093676C" w:rsidRPr="00C33EBD" w:rsidRDefault="0093676C" w:rsidP="0093676C">
            <w:pPr>
              <w:jc w:val="center"/>
              <w:rPr>
                <w:sz w:val="22"/>
                <w:szCs w:val="22"/>
              </w:rPr>
            </w:pPr>
            <w:r w:rsidRPr="00C33EBD">
              <w:rPr>
                <w:sz w:val="22"/>
                <w:szCs w:val="22"/>
              </w:rPr>
              <w:t>0.109</w:t>
            </w:r>
          </w:p>
        </w:tc>
        <w:tc>
          <w:tcPr>
            <w:tcW w:w="2128" w:type="dxa"/>
            <w:tcBorders>
              <w:top w:val="nil"/>
              <w:left w:val="nil"/>
              <w:bottom w:val="nil"/>
              <w:right w:val="nil"/>
            </w:tcBorders>
          </w:tcPr>
          <w:p w14:paraId="6C65F5C8" w14:textId="77777777" w:rsidR="0093676C" w:rsidRPr="00C33EBD" w:rsidRDefault="0093676C" w:rsidP="0093676C">
            <w:pPr>
              <w:jc w:val="center"/>
              <w:rPr>
                <w:sz w:val="22"/>
                <w:szCs w:val="22"/>
              </w:rPr>
            </w:pPr>
            <w:r w:rsidRPr="00C33EBD">
              <w:rPr>
                <w:sz w:val="22"/>
                <w:szCs w:val="22"/>
              </w:rPr>
              <w:t>0.141</w:t>
            </w:r>
          </w:p>
        </w:tc>
        <w:tc>
          <w:tcPr>
            <w:tcW w:w="2128" w:type="dxa"/>
            <w:tcBorders>
              <w:top w:val="nil"/>
              <w:left w:val="nil"/>
              <w:bottom w:val="nil"/>
              <w:right w:val="nil"/>
            </w:tcBorders>
          </w:tcPr>
          <w:p w14:paraId="1E92E57B" w14:textId="77777777" w:rsidR="0093676C" w:rsidRPr="00C33EBD" w:rsidRDefault="0093676C" w:rsidP="0093676C">
            <w:pPr>
              <w:jc w:val="center"/>
              <w:rPr>
                <w:sz w:val="22"/>
                <w:szCs w:val="22"/>
              </w:rPr>
            </w:pPr>
            <w:r w:rsidRPr="00C33EBD">
              <w:rPr>
                <w:sz w:val="22"/>
                <w:szCs w:val="22"/>
              </w:rPr>
              <w:t>0.140</w:t>
            </w:r>
          </w:p>
        </w:tc>
      </w:tr>
      <w:tr w:rsidR="0093676C" w:rsidRPr="00C33EBD" w14:paraId="1B897565" w14:textId="77777777" w:rsidTr="0093676C">
        <w:trPr>
          <w:trHeight w:val="288"/>
        </w:trPr>
        <w:tc>
          <w:tcPr>
            <w:tcW w:w="1497" w:type="dxa"/>
            <w:tcBorders>
              <w:top w:val="nil"/>
              <w:left w:val="nil"/>
              <w:bottom w:val="nil"/>
              <w:right w:val="nil"/>
            </w:tcBorders>
          </w:tcPr>
          <w:p w14:paraId="66088437" w14:textId="77777777" w:rsidR="0093676C" w:rsidRPr="00C33EBD" w:rsidRDefault="0093676C" w:rsidP="0093676C">
            <w:pPr>
              <w:jc w:val="left"/>
              <w:rPr>
                <w:sz w:val="22"/>
                <w:szCs w:val="22"/>
              </w:rPr>
            </w:pPr>
            <w:r w:rsidRPr="00C33EBD">
              <w:rPr>
                <w:sz w:val="22"/>
                <w:szCs w:val="22"/>
              </w:rPr>
              <w:t>Oxnard, CA</w:t>
            </w:r>
          </w:p>
        </w:tc>
        <w:tc>
          <w:tcPr>
            <w:tcW w:w="2128" w:type="dxa"/>
            <w:tcBorders>
              <w:top w:val="nil"/>
              <w:left w:val="nil"/>
              <w:bottom w:val="nil"/>
              <w:right w:val="nil"/>
            </w:tcBorders>
          </w:tcPr>
          <w:p w14:paraId="6FC52FA2" w14:textId="77777777" w:rsidR="0093676C" w:rsidRPr="00C33EBD" w:rsidRDefault="0093676C" w:rsidP="0093676C">
            <w:pPr>
              <w:jc w:val="center"/>
              <w:rPr>
                <w:sz w:val="22"/>
                <w:szCs w:val="22"/>
              </w:rPr>
            </w:pPr>
            <w:r w:rsidRPr="00C33EBD">
              <w:rPr>
                <w:sz w:val="22"/>
                <w:szCs w:val="22"/>
              </w:rPr>
              <w:t>0.082</w:t>
            </w:r>
          </w:p>
        </w:tc>
        <w:tc>
          <w:tcPr>
            <w:tcW w:w="2127" w:type="dxa"/>
            <w:tcBorders>
              <w:top w:val="nil"/>
              <w:left w:val="nil"/>
              <w:bottom w:val="nil"/>
              <w:right w:val="nil"/>
            </w:tcBorders>
          </w:tcPr>
          <w:p w14:paraId="7AC14B24" w14:textId="77777777" w:rsidR="0093676C" w:rsidRPr="00C33EBD" w:rsidRDefault="0093676C" w:rsidP="0093676C">
            <w:pPr>
              <w:jc w:val="center"/>
              <w:rPr>
                <w:sz w:val="22"/>
                <w:szCs w:val="22"/>
              </w:rPr>
            </w:pPr>
            <w:r w:rsidRPr="00C33EBD">
              <w:rPr>
                <w:sz w:val="22"/>
                <w:szCs w:val="22"/>
              </w:rPr>
              <w:t>0.117</w:t>
            </w:r>
          </w:p>
        </w:tc>
        <w:tc>
          <w:tcPr>
            <w:tcW w:w="2128" w:type="dxa"/>
            <w:tcBorders>
              <w:top w:val="nil"/>
              <w:left w:val="nil"/>
              <w:bottom w:val="nil"/>
              <w:right w:val="nil"/>
            </w:tcBorders>
          </w:tcPr>
          <w:p w14:paraId="646C967E" w14:textId="77777777" w:rsidR="0093676C" w:rsidRPr="00C33EBD" w:rsidRDefault="0093676C" w:rsidP="0093676C">
            <w:pPr>
              <w:jc w:val="center"/>
              <w:rPr>
                <w:sz w:val="22"/>
                <w:szCs w:val="22"/>
              </w:rPr>
            </w:pPr>
            <w:r w:rsidRPr="00C33EBD">
              <w:rPr>
                <w:sz w:val="22"/>
                <w:szCs w:val="22"/>
              </w:rPr>
              <w:t>0.151</w:t>
            </w:r>
          </w:p>
        </w:tc>
        <w:tc>
          <w:tcPr>
            <w:tcW w:w="2128" w:type="dxa"/>
            <w:tcBorders>
              <w:top w:val="nil"/>
              <w:left w:val="nil"/>
              <w:bottom w:val="nil"/>
              <w:right w:val="nil"/>
            </w:tcBorders>
          </w:tcPr>
          <w:p w14:paraId="34D647B3" w14:textId="77777777" w:rsidR="0093676C" w:rsidRPr="00C33EBD" w:rsidRDefault="0093676C" w:rsidP="0093676C">
            <w:pPr>
              <w:jc w:val="center"/>
              <w:rPr>
                <w:sz w:val="22"/>
                <w:szCs w:val="22"/>
              </w:rPr>
            </w:pPr>
            <w:r w:rsidRPr="00C33EBD">
              <w:rPr>
                <w:sz w:val="22"/>
                <w:szCs w:val="22"/>
              </w:rPr>
              <w:t>0.158</w:t>
            </w:r>
          </w:p>
        </w:tc>
      </w:tr>
      <w:tr w:rsidR="0093676C" w:rsidRPr="00C33EBD" w14:paraId="4C93C1B8" w14:textId="77777777" w:rsidTr="0093676C">
        <w:trPr>
          <w:trHeight w:val="288"/>
        </w:trPr>
        <w:tc>
          <w:tcPr>
            <w:tcW w:w="1497" w:type="dxa"/>
            <w:tcBorders>
              <w:top w:val="nil"/>
              <w:left w:val="nil"/>
              <w:bottom w:val="nil"/>
              <w:right w:val="nil"/>
            </w:tcBorders>
          </w:tcPr>
          <w:p w14:paraId="03697598" w14:textId="77777777" w:rsidR="0093676C" w:rsidRPr="00C33EBD" w:rsidRDefault="0093676C" w:rsidP="0093676C">
            <w:pPr>
              <w:jc w:val="left"/>
              <w:rPr>
                <w:sz w:val="22"/>
                <w:szCs w:val="22"/>
              </w:rPr>
            </w:pPr>
            <w:r w:rsidRPr="00C33EBD">
              <w:rPr>
                <w:sz w:val="22"/>
                <w:szCs w:val="22"/>
              </w:rPr>
              <w:t>Otero County, NM</w:t>
            </w:r>
          </w:p>
        </w:tc>
        <w:tc>
          <w:tcPr>
            <w:tcW w:w="2128" w:type="dxa"/>
            <w:tcBorders>
              <w:top w:val="nil"/>
              <w:left w:val="nil"/>
              <w:bottom w:val="nil"/>
              <w:right w:val="nil"/>
            </w:tcBorders>
          </w:tcPr>
          <w:p w14:paraId="7FD0E9C8" w14:textId="77777777" w:rsidR="0093676C" w:rsidRPr="00C33EBD" w:rsidRDefault="0093676C" w:rsidP="0093676C">
            <w:pPr>
              <w:jc w:val="center"/>
              <w:rPr>
                <w:sz w:val="22"/>
                <w:szCs w:val="22"/>
              </w:rPr>
            </w:pPr>
            <w:r w:rsidRPr="00C33EBD">
              <w:rPr>
                <w:sz w:val="22"/>
                <w:szCs w:val="22"/>
              </w:rPr>
              <w:t>0.080</w:t>
            </w:r>
          </w:p>
        </w:tc>
        <w:tc>
          <w:tcPr>
            <w:tcW w:w="2127" w:type="dxa"/>
            <w:tcBorders>
              <w:top w:val="nil"/>
              <w:left w:val="nil"/>
              <w:bottom w:val="nil"/>
              <w:right w:val="nil"/>
            </w:tcBorders>
          </w:tcPr>
          <w:p w14:paraId="0CA5AC40" w14:textId="77777777" w:rsidR="0093676C" w:rsidRPr="00C33EBD" w:rsidRDefault="0093676C" w:rsidP="0093676C">
            <w:pPr>
              <w:jc w:val="center"/>
              <w:rPr>
                <w:sz w:val="22"/>
                <w:szCs w:val="22"/>
              </w:rPr>
            </w:pPr>
            <w:r w:rsidRPr="00C33EBD">
              <w:rPr>
                <w:sz w:val="22"/>
                <w:szCs w:val="22"/>
              </w:rPr>
              <w:t>0.111</w:t>
            </w:r>
          </w:p>
        </w:tc>
        <w:tc>
          <w:tcPr>
            <w:tcW w:w="2128" w:type="dxa"/>
            <w:tcBorders>
              <w:top w:val="nil"/>
              <w:left w:val="nil"/>
              <w:bottom w:val="nil"/>
              <w:right w:val="nil"/>
            </w:tcBorders>
          </w:tcPr>
          <w:p w14:paraId="4ACDB9D6" w14:textId="77777777" w:rsidR="0093676C" w:rsidRPr="00C33EBD" w:rsidRDefault="0093676C" w:rsidP="0093676C">
            <w:pPr>
              <w:jc w:val="center"/>
              <w:rPr>
                <w:sz w:val="22"/>
                <w:szCs w:val="22"/>
              </w:rPr>
            </w:pPr>
            <w:r w:rsidRPr="00C33EBD">
              <w:rPr>
                <w:sz w:val="22"/>
                <w:szCs w:val="22"/>
              </w:rPr>
              <w:t>0.141</w:t>
            </w:r>
          </w:p>
        </w:tc>
        <w:tc>
          <w:tcPr>
            <w:tcW w:w="2128" w:type="dxa"/>
            <w:tcBorders>
              <w:top w:val="nil"/>
              <w:left w:val="nil"/>
              <w:bottom w:val="nil"/>
              <w:right w:val="nil"/>
            </w:tcBorders>
          </w:tcPr>
          <w:p w14:paraId="515F357C" w14:textId="77777777" w:rsidR="0093676C" w:rsidRPr="00C33EBD" w:rsidRDefault="0093676C" w:rsidP="0093676C">
            <w:pPr>
              <w:jc w:val="center"/>
              <w:rPr>
                <w:sz w:val="22"/>
                <w:szCs w:val="22"/>
              </w:rPr>
            </w:pPr>
            <w:r w:rsidRPr="00C33EBD">
              <w:rPr>
                <w:sz w:val="22"/>
                <w:szCs w:val="22"/>
              </w:rPr>
              <w:t>0.145</w:t>
            </w:r>
          </w:p>
        </w:tc>
      </w:tr>
      <w:tr w:rsidR="0093676C" w:rsidRPr="00C33EBD" w14:paraId="57614A2C" w14:textId="77777777" w:rsidTr="0093676C">
        <w:trPr>
          <w:trHeight w:val="288"/>
        </w:trPr>
        <w:tc>
          <w:tcPr>
            <w:tcW w:w="1497" w:type="dxa"/>
            <w:tcBorders>
              <w:top w:val="nil"/>
              <w:left w:val="nil"/>
              <w:bottom w:val="nil"/>
              <w:right w:val="nil"/>
            </w:tcBorders>
          </w:tcPr>
          <w:p w14:paraId="5B7B8A5B" w14:textId="77777777" w:rsidR="0093676C" w:rsidRPr="00C33EBD" w:rsidRDefault="0093676C" w:rsidP="0093676C">
            <w:pPr>
              <w:jc w:val="left"/>
              <w:rPr>
                <w:sz w:val="22"/>
                <w:szCs w:val="22"/>
              </w:rPr>
            </w:pPr>
            <w:r w:rsidRPr="00C33EBD">
              <w:rPr>
                <w:sz w:val="22"/>
                <w:szCs w:val="22"/>
              </w:rPr>
              <w:t>Sierra Vista, AZ</w:t>
            </w:r>
          </w:p>
        </w:tc>
        <w:tc>
          <w:tcPr>
            <w:tcW w:w="2128" w:type="dxa"/>
            <w:tcBorders>
              <w:top w:val="nil"/>
              <w:left w:val="nil"/>
              <w:bottom w:val="nil"/>
              <w:right w:val="nil"/>
            </w:tcBorders>
          </w:tcPr>
          <w:p w14:paraId="2D77AF15" w14:textId="77777777" w:rsidR="0093676C" w:rsidRPr="00C33EBD" w:rsidRDefault="0093676C" w:rsidP="0093676C">
            <w:pPr>
              <w:jc w:val="center"/>
              <w:rPr>
                <w:sz w:val="22"/>
                <w:szCs w:val="22"/>
              </w:rPr>
            </w:pPr>
            <w:r w:rsidRPr="00C33EBD">
              <w:rPr>
                <w:sz w:val="22"/>
                <w:szCs w:val="22"/>
              </w:rPr>
              <w:t>0.080</w:t>
            </w:r>
          </w:p>
        </w:tc>
        <w:tc>
          <w:tcPr>
            <w:tcW w:w="2127" w:type="dxa"/>
            <w:tcBorders>
              <w:top w:val="nil"/>
              <w:left w:val="nil"/>
              <w:bottom w:val="nil"/>
              <w:right w:val="nil"/>
            </w:tcBorders>
          </w:tcPr>
          <w:p w14:paraId="6384934A" w14:textId="77777777" w:rsidR="0093676C" w:rsidRPr="00C33EBD" w:rsidRDefault="0093676C" w:rsidP="0093676C">
            <w:pPr>
              <w:jc w:val="center"/>
              <w:rPr>
                <w:sz w:val="22"/>
                <w:szCs w:val="22"/>
              </w:rPr>
            </w:pPr>
            <w:r w:rsidRPr="00C33EBD">
              <w:rPr>
                <w:sz w:val="22"/>
                <w:szCs w:val="22"/>
              </w:rPr>
              <w:t>0.114</w:t>
            </w:r>
          </w:p>
        </w:tc>
        <w:tc>
          <w:tcPr>
            <w:tcW w:w="2128" w:type="dxa"/>
            <w:tcBorders>
              <w:top w:val="nil"/>
              <w:left w:val="nil"/>
              <w:bottom w:val="nil"/>
              <w:right w:val="nil"/>
            </w:tcBorders>
          </w:tcPr>
          <w:p w14:paraId="701375D7" w14:textId="77777777" w:rsidR="0093676C" w:rsidRPr="00C33EBD" w:rsidRDefault="0093676C" w:rsidP="0093676C">
            <w:pPr>
              <w:jc w:val="center"/>
              <w:rPr>
                <w:sz w:val="22"/>
                <w:szCs w:val="22"/>
              </w:rPr>
            </w:pPr>
            <w:r w:rsidRPr="00C33EBD">
              <w:rPr>
                <w:sz w:val="22"/>
                <w:szCs w:val="22"/>
              </w:rPr>
              <w:t>0.152</w:t>
            </w:r>
          </w:p>
        </w:tc>
        <w:tc>
          <w:tcPr>
            <w:tcW w:w="2128" w:type="dxa"/>
            <w:tcBorders>
              <w:top w:val="nil"/>
              <w:left w:val="nil"/>
              <w:bottom w:val="nil"/>
              <w:right w:val="nil"/>
            </w:tcBorders>
          </w:tcPr>
          <w:p w14:paraId="359CB1E4" w14:textId="77777777" w:rsidR="0093676C" w:rsidRPr="00C33EBD" w:rsidRDefault="0093676C" w:rsidP="0093676C">
            <w:pPr>
              <w:jc w:val="center"/>
              <w:rPr>
                <w:sz w:val="22"/>
                <w:szCs w:val="22"/>
              </w:rPr>
            </w:pPr>
            <w:r w:rsidRPr="00C33EBD">
              <w:rPr>
                <w:sz w:val="22"/>
                <w:szCs w:val="22"/>
              </w:rPr>
              <w:t>0.154</w:t>
            </w:r>
          </w:p>
        </w:tc>
      </w:tr>
      <w:tr w:rsidR="0093676C" w:rsidRPr="00C33EBD" w14:paraId="646AE27F" w14:textId="77777777" w:rsidTr="0093676C">
        <w:trPr>
          <w:trHeight w:val="288"/>
        </w:trPr>
        <w:tc>
          <w:tcPr>
            <w:tcW w:w="1497" w:type="dxa"/>
            <w:tcBorders>
              <w:top w:val="nil"/>
              <w:left w:val="nil"/>
              <w:bottom w:val="nil"/>
              <w:right w:val="nil"/>
            </w:tcBorders>
          </w:tcPr>
          <w:p w14:paraId="4A676BBA" w14:textId="77777777" w:rsidR="0093676C" w:rsidRPr="00C33EBD" w:rsidRDefault="0093676C" w:rsidP="0093676C">
            <w:pPr>
              <w:jc w:val="left"/>
              <w:rPr>
                <w:sz w:val="22"/>
                <w:szCs w:val="22"/>
              </w:rPr>
            </w:pPr>
            <w:r w:rsidRPr="00C33EBD">
              <w:rPr>
                <w:sz w:val="22"/>
                <w:szCs w:val="22"/>
              </w:rPr>
              <w:t>Tucson, AZ</w:t>
            </w:r>
          </w:p>
        </w:tc>
        <w:tc>
          <w:tcPr>
            <w:tcW w:w="2128" w:type="dxa"/>
            <w:tcBorders>
              <w:top w:val="nil"/>
              <w:left w:val="nil"/>
              <w:bottom w:val="nil"/>
              <w:right w:val="nil"/>
            </w:tcBorders>
          </w:tcPr>
          <w:p w14:paraId="7C9C8E11" w14:textId="77777777" w:rsidR="0093676C" w:rsidRPr="00C33EBD" w:rsidRDefault="0093676C" w:rsidP="0093676C">
            <w:pPr>
              <w:jc w:val="center"/>
              <w:rPr>
                <w:sz w:val="22"/>
                <w:szCs w:val="22"/>
              </w:rPr>
            </w:pPr>
            <w:r w:rsidRPr="00C33EBD">
              <w:rPr>
                <w:sz w:val="22"/>
                <w:szCs w:val="22"/>
              </w:rPr>
              <w:t>0.081</w:t>
            </w:r>
          </w:p>
        </w:tc>
        <w:tc>
          <w:tcPr>
            <w:tcW w:w="2127" w:type="dxa"/>
            <w:tcBorders>
              <w:top w:val="nil"/>
              <w:left w:val="nil"/>
              <w:bottom w:val="nil"/>
              <w:right w:val="nil"/>
            </w:tcBorders>
          </w:tcPr>
          <w:p w14:paraId="1D0317AA" w14:textId="77777777" w:rsidR="0093676C" w:rsidRPr="00C33EBD" w:rsidRDefault="0093676C" w:rsidP="0093676C">
            <w:pPr>
              <w:jc w:val="center"/>
              <w:rPr>
                <w:sz w:val="22"/>
                <w:szCs w:val="22"/>
              </w:rPr>
            </w:pPr>
            <w:r w:rsidRPr="00C33EBD">
              <w:rPr>
                <w:sz w:val="22"/>
                <w:szCs w:val="22"/>
              </w:rPr>
              <w:t>0.112</w:t>
            </w:r>
          </w:p>
        </w:tc>
        <w:tc>
          <w:tcPr>
            <w:tcW w:w="2128" w:type="dxa"/>
            <w:tcBorders>
              <w:top w:val="nil"/>
              <w:left w:val="nil"/>
              <w:bottom w:val="nil"/>
              <w:right w:val="nil"/>
            </w:tcBorders>
          </w:tcPr>
          <w:p w14:paraId="1AAFA768" w14:textId="77777777" w:rsidR="0093676C" w:rsidRPr="00C33EBD" w:rsidRDefault="0093676C" w:rsidP="0093676C">
            <w:pPr>
              <w:jc w:val="center"/>
              <w:rPr>
                <w:sz w:val="22"/>
                <w:szCs w:val="22"/>
              </w:rPr>
            </w:pPr>
            <w:r w:rsidRPr="00C33EBD">
              <w:rPr>
                <w:sz w:val="22"/>
                <w:szCs w:val="22"/>
              </w:rPr>
              <w:t>0.142</w:t>
            </w:r>
          </w:p>
        </w:tc>
        <w:tc>
          <w:tcPr>
            <w:tcW w:w="2128" w:type="dxa"/>
            <w:tcBorders>
              <w:top w:val="nil"/>
              <w:left w:val="nil"/>
              <w:bottom w:val="nil"/>
              <w:right w:val="nil"/>
            </w:tcBorders>
          </w:tcPr>
          <w:p w14:paraId="5FB601AB" w14:textId="77777777" w:rsidR="0093676C" w:rsidRPr="00C33EBD" w:rsidRDefault="0093676C" w:rsidP="0093676C">
            <w:pPr>
              <w:jc w:val="center"/>
              <w:rPr>
                <w:sz w:val="22"/>
                <w:szCs w:val="22"/>
              </w:rPr>
            </w:pPr>
            <w:r w:rsidRPr="00C33EBD">
              <w:rPr>
                <w:sz w:val="22"/>
                <w:szCs w:val="22"/>
              </w:rPr>
              <w:t>0.146</w:t>
            </w:r>
          </w:p>
        </w:tc>
      </w:tr>
      <w:tr w:rsidR="0093676C" w:rsidRPr="00C33EBD" w14:paraId="0C858E14" w14:textId="77777777" w:rsidTr="0093676C">
        <w:trPr>
          <w:trHeight w:val="288"/>
        </w:trPr>
        <w:tc>
          <w:tcPr>
            <w:tcW w:w="1497" w:type="dxa"/>
            <w:tcBorders>
              <w:top w:val="nil"/>
              <w:left w:val="nil"/>
              <w:bottom w:val="nil"/>
              <w:right w:val="nil"/>
            </w:tcBorders>
          </w:tcPr>
          <w:p w14:paraId="7380191F" w14:textId="77777777" w:rsidR="0093676C" w:rsidRPr="00C33EBD" w:rsidRDefault="0093676C" w:rsidP="0093676C">
            <w:pPr>
              <w:jc w:val="left"/>
              <w:rPr>
                <w:sz w:val="22"/>
                <w:szCs w:val="22"/>
              </w:rPr>
            </w:pPr>
            <w:r w:rsidRPr="00C33EBD">
              <w:rPr>
                <w:sz w:val="22"/>
                <w:szCs w:val="22"/>
              </w:rPr>
              <w:lastRenderedPageBreak/>
              <w:t>New Martinsville, WV</w:t>
            </w:r>
          </w:p>
        </w:tc>
        <w:tc>
          <w:tcPr>
            <w:tcW w:w="2128" w:type="dxa"/>
            <w:tcBorders>
              <w:top w:val="nil"/>
              <w:left w:val="nil"/>
              <w:bottom w:val="nil"/>
              <w:right w:val="nil"/>
            </w:tcBorders>
          </w:tcPr>
          <w:p w14:paraId="1450A530" w14:textId="77777777" w:rsidR="0093676C" w:rsidRPr="00C33EBD" w:rsidRDefault="0093676C" w:rsidP="0093676C">
            <w:pPr>
              <w:jc w:val="center"/>
              <w:rPr>
                <w:sz w:val="22"/>
                <w:szCs w:val="22"/>
              </w:rPr>
            </w:pPr>
            <w:r w:rsidRPr="00C33EBD">
              <w:rPr>
                <w:sz w:val="22"/>
                <w:szCs w:val="22"/>
              </w:rPr>
              <w:t>0.099</w:t>
            </w:r>
          </w:p>
        </w:tc>
        <w:tc>
          <w:tcPr>
            <w:tcW w:w="2127" w:type="dxa"/>
            <w:tcBorders>
              <w:top w:val="nil"/>
              <w:left w:val="nil"/>
              <w:bottom w:val="nil"/>
              <w:right w:val="nil"/>
            </w:tcBorders>
          </w:tcPr>
          <w:p w14:paraId="74DDDDB4" w14:textId="77777777" w:rsidR="0093676C" w:rsidRPr="00C33EBD" w:rsidRDefault="0093676C" w:rsidP="0093676C">
            <w:pPr>
              <w:jc w:val="center"/>
              <w:rPr>
                <w:sz w:val="22"/>
                <w:szCs w:val="22"/>
              </w:rPr>
            </w:pPr>
            <w:r w:rsidRPr="00C33EBD">
              <w:rPr>
                <w:sz w:val="22"/>
                <w:szCs w:val="22"/>
              </w:rPr>
              <w:t>0.143</w:t>
            </w:r>
          </w:p>
        </w:tc>
        <w:tc>
          <w:tcPr>
            <w:tcW w:w="2128" w:type="dxa"/>
            <w:tcBorders>
              <w:top w:val="nil"/>
              <w:left w:val="nil"/>
              <w:bottom w:val="nil"/>
              <w:right w:val="nil"/>
            </w:tcBorders>
          </w:tcPr>
          <w:p w14:paraId="7E8F363A" w14:textId="77777777" w:rsidR="0093676C" w:rsidRPr="00C33EBD" w:rsidRDefault="0093676C" w:rsidP="0093676C">
            <w:pPr>
              <w:jc w:val="center"/>
              <w:rPr>
                <w:sz w:val="22"/>
                <w:szCs w:val="22"/>
              </w:rPr>
            </w:pPr>
            <w:r w:rsidRPr="00C33EBD">
              <w:rPr>
                <w:sz w:val="22"/>
                <w:szCs w:val="22"/>
              </w:rPr>
              <w:t>0.181</w:t>
            </w:r>
          </w:p>
        </w:tc>
        <w:tc>
          <w:tcPr>
            <w:tcW w:w="2128" w:type="dxa"/>
            <w:tcBorders>
              <w:top w:val="nil"/>
              <w:left w:val="nil"/>
              <w:bottom w:val="nil"/>
              <w:right w:val="nil"/>
            </w:tcBorders>
          </w:tcPr>
          <w:p w14:paraId="57204861" w14:textId="77777777" w:rsidR="0093676C" w:rsidRPr="00C33EBD" w:rsidRDefault="0093676C" w:rsidP="0093676C">
            <w:pPr>
              <w:jc w:val="center"/>
              <w:rPr>
                <w:sz w:val="22"/>
                <w:szCs w:val="22"/>
              </w:rPr>
            </w:pPr>
            <w:r w:rsidRPr="00C33EBD">
              <w:rPr>
                <w:sz w:val="22"/>
                <w:szCs w:val="22"/>
              </w:rPr>
              <w:t>0.187</w:t>
            </w:r>
          </w:p>
        </w:tc>
      </w:tr>
      <w:tr w:rsidR="0093676C" w:rsidRPr="00C33EBD" w14:paraId="55CC3394" w14:textId="77777777" w:rsidTr="0093676C">
        <w:trPr>
          <w:trHeight w:val="288"/>
        </w:trPr>
        <w:tc>
          <w:tcPr>
            <w:tcW w:w="1497" w:type="dxa"/>
            <w:tcBorders>
              <w:top w:val="nil"/>
              <w:left w:val="nil"/>
              <w:bottom w:val="double" w:sz="6" w:space="0" w:color="auto"/>
              <w:right w:val="nil"/>
            </w:tcBorders>
          </w:tcPr>
          <w:p w14:paraId="7AA84AC3" w14:textId="77777777" w:rsidR="0093676C" w:rsidRPr="00C33EBD" w:rsidRDefault="0093676C" w:rsidP="0093676C">
            <w:pPr>
              <w:jc w:val="left"/>
              <w:rPr>
                <w:sz w:val="22"/>
                <w:szCs w:val="22"/>
              </w:rPr>
            </w:pPr>
            <w:r w:rsidRPr="00C33EBD">
              <w:rPr>
                <w:sz w:val="22"/>
                <w:szCs w:val="22"/>
              </w:rPr>
              <w:t>Oceanside, CA</w:t>
            </w:r>
          </w:p>
        </w:tc>
        <w:tc>
          <w:tcPr>
            <w:tcW w:w="2128" w:type="dxa"/>
            <w:tcBorders>
              <w:top w:val="nil"/>
              <w:left w:val="nil"/>
              <w:bottom w:val="double" w:sz="6" w:space="0" w:color="auto"/>
              <w:right w:val="nil"/>
            </w:tcBorders>
          </w:tcPr>
          <w:p w14:paraId="25490F35" w14:textId="77777777" w:rsidR="0093676C" w:rsidRPr="00C33EBD" w:rsidRDefault="0093676C" w:rsidP="0093676C">
            <w:pPr>
              <w:jc w:val="center"/>
              <w:rPr>
                <w:sz w:val="22"/>
                <w:szCs w:val="22"/>
              </w:rPr>
            </w:pPr>
            <w:r w:rsidRPr="00C33EBD">
              <w:rPr>
                <w:sz w:val="22"/>
                <w:szCs w:val="22"/>
              </w:rPr>
              <w:t>0.089</w:t>
            </w:r>
          </w:p>
        </w:tc>
        <w:tc>
          <w:tcPr>
            <w:tcW w:w="2127" w:type="dxa"/>
            <w:tcBorders>
              <w:top w:val="nil"/>
              <w:left w:val="nil"/>
              <w:bottom w:val="double" w:sz="6" w:space="0" w:color="auto"/>
              <w:right w:val="nil"/>
            </w:tcBorders>
          </w:tcPr>
          <w:p w14:paraId="7ED91B2C" w14:textId="77777777" w:rsidR="0093676C" w:rsidRPr="00C33EBD" w:rsidRDefault="0093676C" w:rsidP="0093676C">
            <w:pPr>
              <w:jc w:val="center"/>
              <w:rPr>
                <w:sz w:val="22"/>
                <w:szCs w:val="22"/>
              </w:rPr>
            </w:pPr>
            <w:r w:rsidRPr="00C33EBD">
              <w:rPr>
                <w:sz w:val="22"/>
                <w:szCs w:val="22"/>
              </w:rPr>
              <w:t>0.123</w:t>
            </w:r>
          </w:p>
        </w:tc>
        <w:tc>
          <w:tcPr>
            <w:tcW w:w="2128" w:type="dxa"/>
            <w:tcBorders>
              <w:top w:val="nil"/>
              <w:left w:val="nil"/>
              <w:bottom w:val="double" w:sz="6" w:space="0" w:color="auto"/>
              <w:right w:val="nil"/>
            </w:tcBorders>
          </w:tcPr>
          <w:p w14:paraId="69F46CA7" w14:textId="77777777" w:rsidR="0093676C" w:rsidRPr="00C33EBD" w:rsidRDefault="0093676C" w:rsidP="0093676C">
            <w:pPr>
              <w:jc w:val="center"/>
              <w:rPr>
                <w:sz w:val="22"/>
                <w:szCs w:val="22"/>
              </w:rPr>
            </w:pPr>
            <w:r w:rsidRPr="00C33EBD">
              <w:rPr>
                <w:sz w:val="22"/>
                <w:szCs w:val="22"/>
              </w:rPr>
              <w:t>0.156</w:t>
            </w:r>
          </w:p>
        </w:tc>
        <w:tc>
          <w:tcPr>
            <w:tcW w:w="2128" w:type="dxa"/>
            <w:tcBorders>
              <w:top w:val="nil"/>
              <w:left w:val="nil"/>
              <w:bottom w:val="double" w:sz="6" w:space="0" w:color="auto"/>
              <w:right w:val="nil"/>
            </w:tcBorders>
          </w:tcPr>
          <w:p w14:paraId="60F944AB" w14:textId="77777777" w:rsidR="0093676C" w:rsidRPr="00C33EBD" w:rsidRDefault="0093676C" w:rsidP="0093676C">
            <w:pPr>
              <w:jc w:val="center"/>
              <w:rPr>
                <w:sz w:val="22"/>
                <w:szCs w:val="22"/>
              </w:rPr>
            </w:pPr>
            <w:r w:rsidRPr="00C33EBD">
              <w:rPr>
                <w:sz w:val="22"/>
                <w:szCs w:val="22"/>
              </w:rPr>
              <w:t>0.158</w:t>
            </w:r>
          </w:p>
        </w:tc>
      </w:tr>
    </w:tbl>
    <w:p w14:paraId="78D0CEF6" w14:textId="6334B2E9" w:rsidR="00691CE9" w:rsidRPr="00C33EBD" w:rsidRDefault="00691CE9" w:rsidP="00691CE9">
      <w:pPr>
        <w:rPr>
          <w:sz w:val="22"/>
          <w:szCs w:val="22"/>
        </w:rPr>
      </w:pPr>
    </w:p>
    <w:p w14:paraId="7DA0ABEC" w14:textId="349C1740" w:rsidR="00691CE9" w:rsidRPr="00C33EBD" w:rsidRDefault="0093676C" w:rsidP="00691CE9">
      <w:pPr>
        <w:rPr>
          <w:sz w:val="22"/>
          <w:szCs w:val="22"/>
        </w:rPr>
      </w:pPr>
      <w:r w:rsidRPr="00C33EBD">
        <w:rPr>
          <w:noProof/>
          <w:sz w:val="22"/>
          <w:szCs w:val="22"/>
        </w:rPr>
        <w:drawing>
          <wp:anchor distT="0" distB="0" distL="114300" distR="114300" simplePos="0" relativeHeight="251658240" behindDoc="1" locked="0" layoutInCell="1" allowOverlap="1" wp14:anchorId="017AE2C1" wp14:editId="24D9E61B">
            <wp:simplePos x="0" y="0"/>
            <wp:positionH relativeFrom="margin">
              <wp:posOffset>-12700</wp:posOffset>
            </wp:positionH>
            <wp:positionV relativeFrom="paragraph">
              <wp:posOffset>0</wp:posOffset>
            </wp:positionV>
            <wp:extent cx="6311265" cy="2472055"/>
            <wp:effectExtent l="0" t="0" r="0" b="4445"/>
            <wp:wrapTight wrapText="bothSides">
              <wp:wrapPolygon edited="0">
                <wp:start x="0" y="0"/>
                <wp:lineTo x="0" y="21472"/>
                <wp:lineTo x="21515" y="21472"/>
                <wp:lineTo x="21515" y="0"/>
                <wp:lineTo x="0" y="0"/>
              </wp:wrapPolygon>
            </wp:wrapTight>
            <wp:docPr id="198608605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52640" name="Picture 1" descr="A graph of different colored bars&#10;&#10;AI-generated content may be incorrect."/>
                    <pic:cNvPicPr/>
                  </pic:nvPicPr>
                  <pic:blipFill rotWithShape="1">
                    <a:blip r:embed="rId15" cstate="print">
                      <a:extLst>
                        <a:ext uri="{28A0092B-C50C-407E-A947-70E740481C1C}">
                          <a14:useLocalDpi xmlns:a14="http://schemas.microsoft.com/office/drawing/2010/main" val="0"/>
                        </a:ext>
                      </a:extLst>
                    </a:blip>
                    <a:srcRect t="5265"/>
                    <a:stretch/>
                  </pic:blipFill>
                  <pic:spPr bwMode="auto">
                    <a:xfrm>
                      <a:off x="0" y="0"/>
                      <a:ext cx="6311265" cy="2472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horzAnchor="margin" w:tblpY="-3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0A09AC" w:rsidRPr="00C33EBD" w14:paraId="2635A6DF" w14:textId="77777777" w:rsidTr="0093676C">
        <w:tc>
          <w:tcPr>
            <w:tcW w:w="9360" w:type="dxa"/>
          </w:tcPr>
          <w:p w14:paraId="0018E917" w14:textId="77777777" w:rsidR="000A09AC" w:rsidRPr="00C33EBD" w:rsidRDefault="000A09AC" w:rsidP="000A09AC">
            <w:pPr>
              <w:rPr>
                <w:sz w:val="22"/>
                <w:szCs w:val="22"/>
              </w:rPr>
            </w:pPr>
            <w:r w:rsidRPr="00BC59E2">
              <w:t>Fig. 1. Levelized cost of electricity (LCOE) comparison between grid-tied and isolated system configurations across eleven U.S. locations</w:t>
            </w:r>
            <w:r w:rsidRPr="00C33EBD">
              <w:rPr>
                <w:sz w:val="22"/>
                <w:szCs w:val="22"/>
              </w:rPr>
              <w:t>.</w:t>
            </w:r>
          </w:p>
          <w:p w14:paraId="56B2D8D7" w14:textId="77777777" w:rsidR="000A09AC" w:rsidRPr="00C33EBD" w:rsidRDefault="000A09AC" w:rsidP="000A09AC">
            <w:pPr>
              <w:rPr>
                <w:sz w:val="22"/>
                <w:szCs w:val="22"/>
              </w:rPr>
            </w:pPr>
          </w:p>
        </w:tc>
      </w:tr>
    </w:tbl>
    <w:p w14:paraId="6BBF883C" w14:textId="2176A7D6" w:rsidR="00691CE9" w:rsidRDefault="00691CE9" w:rsidP="00691CE9">
      <w:pPr>
        <w:rPr>
          <w:sz w:val="22"/>
          <w:szCs w:val="22"/>
        </w:rPr>
      </w:pPr>
      <w:r w:rsidRPr="00C33EBD">
        <w:rPr>
          <w:sz w:val="22"/>
          <w:szCs w:val="22"/>
        </w:rPr>
        <w:t xml:space="preserve">Geographic variation in solar resource and ambient temperature drives clear differences in optimal system economics. Arid, high-DNI locations such as El Paso, TX and Otero County, NM yielded the lowest LCOEs in both configurations, benefiting from favorable solar availability for both PV and CSP production. </w:t>
      </w:r>
      <w:r w:rsidR="00C968E2" w:rsidRPr="00C968E2">
        <w:rPr>
          <w:sz w:val="22"/>
          <w:szCs w:val="22"/>
        </w:rPr>
        <w:t xml:space="preserve">In contrast, lower-latitude locations such as Clearwater, FL exhibited moderate increases in LCOE, attributed to reduced </w:t>
      </w:r>
      <w:r w:rsidR="00B85EE8">
        <w:rPr>
          <w:sz w:val="22"/>
          <w:szCs w:val="22"/>
        </w:rPr>
        <w:t>DNI,</w:t>
      </w:r>
      <w:r w:rsidR="00C968E2" w:rsidRPr="00C968E2">
        <w:rPr>
          <w:sz w:val="22"/>
          <w:szCs w:val="22"/>
        </w:rPr>
        <w:t xml:space="preserve"> likely influenced by higher atmospheric moisture levels that promote greater cloud cover.</w:t>
      </w:r>
      <w:r w:rsidRPr="00C33EBD">
        <w:rPr>
          <w:sz w:val="22"/>
          <w:szCs w:val="22"/>
        </w:rPr>
        <w:t xml:space="preserve"> The cost gap between grid-tied and isolated systems ranged from $0.02–$0.05/kWh at the optimal point, narrowing at higher load-met targets. Notably, </w:t>
      </w:r>
      <w:proofErr w:type="spellStart"/>
      <w:r w:rsidRPr="00C33EBD">
        <w:rPr>
          <w:sz w:val="22"/>
          <w:szCs w:val="22"/>
        </w:rPr>
        <w:t>Tuscon</w:t>
      </w:r>
      <w:proofErr w:type="spellEnd"/>
      <w:r w:rsidRPr="00C33EBD">
        <w:rPr>
          <w:sz w:val="22"/>
          <w:szCs w:val="22"/>
        </w:rPr>
        <w:t xml:space="preserve">, AZ, Las Cruces, NM, and El Paso, TX exhibited near parity in the two configurations at 85% load met, suggesting that under optimal design, isolated systems can achieve similar performance in solar-rich environments for high LMPs. </w:t>
      </w:r>
    </w:p>
    <w:p w14:paraId="67E8AA3B" w14:textId="77777777" w:rsidR="00B85EE8" w:rsidRPr="00C33EBD" w:rsidRDefault="00B85EE8" w:rsidP="00691CE9">
      <w:pPr>
        <w:rPr>
          <w:sz w:val="22"/>
          <w:szCs w:val="22"/>
        </w:rPr>
      </w:pPr>
    </w:p>
    <w:p w14:paraId="2DDA5CB6" w14:textId="77777777" w:rsidR="00691CE9" w:rsidRPr="00C33EBD" w:rsidRDefault="00691CE9" w:rsidP="00691CE9">
      <w:pPr>
        <w:rPr>
          <w:b/>
          <w:bCs/>
          <w:sz w:val="22"/>
          <w:szCs w:val="22"/>
        </w:rPr>
      </w:pPr>
      <w:r w:rsidRPr="00C33EBD">
        <w:rPr>
          <w:b/>
          <w:bCs/>
          <w:sz w:val="22"/>
          <w:szCs w:val="22"/>
        </w:rPr>
        <w:t>Component Sizing and System Design</w:t>
      </w:r>
    </w:p>
    <w:p w14:paraId="2D236FC9" w14:textId="77777777" w:rsidR="00691CE9" w:rsidRPr="00C33EBD" w:rsidRDefault="00691CE9" w:rsidP="00691CE9">
      <w:pPr>
        <w:rPr>
          <w:sz w:val="22"/>
          <w:szCs w:val="22"/>
        </w:rPr>
      </w:pPr>
      <w:r w:rsidRPr="00C33EBD">
        <w:rPr>
          <w:sz w:val="22"/>
          <w:szCs w:val="22"/>
        </w:rPr>
        <w:t>The relative sizing of PV, CSP, and TES subsystems significantly impacts both system performance and cost. To explore these design trade-offs, parametric sweeps were conducted at each location, varying CSP collector area, PV capacity, TES capacity, and maximum hourly TES output (Fig. 3). Results reveal that LCOE increases nonlinearly with increasing load met percentage (LMP), with diminishing returns beyond moderate coverage. Across all sites, the LCOE rises gradually from 50% to 70% load met, followed by sharper increases as the system is sized to meet near-total annual demand.</w:t>
      </w:r>
    </w:p>
    <w:p w14:paraId="5BDD41A5" w14:textId="77777777" w:rsidR="000A09AC" w:rsidRPr="00C33EBD" w:rsidRDefault="00691CE9" w:rsidP="00691CE9">
      <w:pPr>
        <w:rPr>
          <w:sz w:val="22"/>
          <w:szCs w:val="22"/>
        </w:rPr>
      </w:pPr>
      <w:r w:rsidRPr="00C33EBD">
        <w:rPr>
          <w:sz w:val="22"/>
          <w:szCs w:val="22"/>
        </w:rPr>
        <w:t xml:space="preserve">     This trend reflects the growing marginal cost of generation and storage capacity required to meet rare but extreme operating conditions- such as extended cloudy periods or high-cooling-demand days. For instance, in Las Cruces, NM, LCOE rises from $0.081/kWh at 55% LMP to over $0.140/kWh at 85% LMP. </w:t>
      </w:r>
    </w:p>
    <w:p w14:paraId="19229481" w14:textId="77777777" w:rsidR="000A09AC" w:rsidRPr="00C33EBD" w:rsidRDefault="000A09AC" w:rsidP="00691CE9">
      <w:pPr>
        <w:rPr>
          <w:sz w:val="22"/>
          <w:szCs w:val="22"/>
        </w:rPr>
      </w:pPr>
    </w:p>
    <w:p w14:paraId="4259741F" w14:textId="2B2683D3" w:rsidR="00984150" w:rsidRDefault="00691CE9" w:rsidP="00ED4DF6">
      <w:pPr>
        <w:ind w:firstLine="720"/>
        <w:rPr>
          <w:sz w:val="22"/>
          <w:szCs w:val="22"/>
        </w:rPr>
      </w:pPr>
      <w:r w:rsidRPr="00C33EBD">
        <w:rPr>
          <w:sz w:val="22"/>
          <w:szCs w:val="22"/>
        </w:rPr>
        <w:t>Similar behavior is observed in isolated systems, where the absence of grid backup necessitates substantial oversizing of both TES and solar input (PV,</w:t>
      </w:r>
      <w:r w:rsidR="00081E80">
        <w:rPr>
          <w:sz w:val="22"/>
          <w:szCs w:val="22"/>
        </w:rPr>
        <w:t xml:space="preserve"> </w:t>
      </w:r>
      <w:r w:rsidRPr="00C33EBD">
        <w:rPr>
          <w:sz w:val="22"/>
          <w:szCs w:val="22"/>
        </w:rPr>
        <w:t>CSP capacity) to maintain reliability. Grid-tied systems benefit from access to low-cost electricity ($0.03/kWh)</w:t>
      </w:r>
      <w:r w:rsidR="0045653C">
        <w:rPr>
          <w:sz w:val="22"/>
          <w:szCs w:val="22"/>
        </w:rPr>
        <w:t xml:space="preserve"> to supplement both load demand and ice </w:t>
      </w:r>
      <w:r w:rsidR="0045653C">
        <w:rPr>
          <w:sz w:val="22"/>
          <w:szCs w:val="22"/>
        </w:rPr>
        <w:lastRenderedPageBreak/>
        <w:t>production</w:t>
      </w:r>
      <w:r w:rsidR="008D3D6B">
        <w:rPr>
          <w:sz w:val="22"/>
          <w:szCs w:val="22"/>
        </w:rPr>
        <w:t xml:space="preserve">. This enables designs with relatively modest TES and CSP </w:t>
      </w:r>
      <w:r w:rsidR="003B407B">
        <w:rPr>
          <w:sz w:val="22"/>
          <w:szCs w:val="22"/>
        </w:rPr>
        <w:t xml:space="preserve">capacities while maintaining operation of the power block and its cold reservoir, </w:t>
      </w:r>
      <w:r w:rsidR="00FC7C3E">
        <w:rPr>
          <w:sz w:val="22"/>
          <w:szCs w:val="22"/>
        </w:rPr>
        <w:t>enabling lower LCOEs at intermediate reliability threshol</w:t>
      </w:r>
      <w:r w:rsidR="004E6B25">
        <w:rPr>
          <w:sz w:val="22"/>
          <w:szCs w:val="22"/>
        </w:rPr>
        <w:t>d</w:t>
      </w:r>
      <w:r w:rsidR="000E39D9">
        <w:rPr>
          <w:sz w:val="22"/>
          <w:szCs w:val="22"/>
        </w:rPr>
        <w:t xml:space="preserve">s. However, as </w:t>
      </w:r>
      <w:r w:rsidR="00192583">
        <w:rPr>
          <w:sz w:val="22"/>
          <w:szCs w:val="22"/>
        </w:rPr>
        <w:t xml:space="preserve">the required load coverage by RES approaches &gt; 80-90%, the advantage of grid interconnection diminishes </w:t>
      </w:r>
      <w:r w:rsidR="00E446B9">
        <w:rPr>
          <w:sz w:val="22"/>
          <w:szCs w:val="22"/>
        </w:rPr>
        <w:t xml:space="preserve">because nearly all demand must be supplied internally. </w:t>
      </w:r>
      <w:r w:rsidR="00E446B9" w:rsidRPr="00C33EBD">
        <w:rPr>
          <w:sz w:val="22"/>
          <w:szCs w:val="22"/>
        </w:rPr>
        <w:t xml:space="preserve">Notably, at very high LMP (&gt;90%), isolated systems </w:t>
      </w:r>
      <w:r w:rsidR="00E446B9">
        <w:rPr>
          <w:sz w:val="22"/>
          <w:szCs w:val="22"/>
        </w:rPr>
        <w:t>appear to</w:t>
      </w:r>
      <w:r w:rsidR="00E446B9" w:rsidRPr="00C33EBD">
        <w:rPr>
          <w:sz w:val="22"/>
          <w:szCs w:val="22"/>
        </w:rPr>
        <w:t xml:space="preserve"> become more cost-effective than grid-tied ones</w:t>
      </w:r>
      <w:r w:rsidR="009E3CB5">
        <w:rPr>
          <w:sz w:val="22"/>
          <w:szCs w:val="22"/>
        </w:rPr>
        <w:t xml:space="preserve">. In this regime, although a grid-tied system could theoretically operate in the same manner as an isolated system </w:t>
      </w:r>
      <w:r w:rsidR="00776015">
        <w:rPr>
          <w:sz w:val="22"/>
          <w:szCs w:val="22"/>
        </w:rPr>
        <w:t xml:space="preserve">of the same configuration, its dispatch logic </w:t>
      </w:r>
      <w:r w:rsidR="00F26AB6">
        <w:rPr>
          <w:sz w:val="22"/>
          <w:szCs w:val="22"/>
        </w:rPr>
        <w:t>continues to prioritize maintaining full power block operation</w:t>
      </w:r>
      <w:r w:rsidR="0022312C">
        <w:rPr>
          <w:sz w:val="22"/>
          <w:szCs w:val="22"/>
        </w:rPr>
        <w:t>, in particular</w:t>
      </w:r>
      <w:r w:rsidR="00F26AB6">
        <w:rPr>
          <w:sz w:val="22"/>
          <w:szCs w:val="22"/>
        </w:rPr>
        <w:t xml:space="preserve"> continuous ice production</w:t>
      </w:r>
      <w:r w:rsidR="0022312C">
        <w:rPr>
          <w:sz w:val="22"/>
          <w:szCs w:val="22"/>
        </w:rPr>
        <w:t xml:space="preserve"> to support the low-temperature reservoir, </w:t>
      </w:r>
      <w:r w:rsidR="00724147">
        <w:rPr>
          <w:sz w:val="22"/>
          <w:szCs w:val="22"/>
        </w:rPr>
        <w:t>even when internal generation is insufficient.</w:t>
      </w:r>
      <w:r w:rsidR="000B3311">
        <w:rPr>
          <w:sz w:val="22"/>
          <w:szCs w:val="22"/>
        </w:rPr>
        <w:t xml:space="preserve"> This results in additional costs, either through oversizing the TES or CSP or drawing more grid power to simultaneously satisfy the </w:t>
      </w:r>
      <w:r w:rsidR="00BD0152">
        <w:rPr>
          <w:sz w:val="22"/>
          <w:szCs w:val="22"/>
        </w:rPr>
        <w:t xml:space="preserve">load and ice requirements. </w:t>
      </w:r>
      <w:r w:rsidR="00C5448F">
        <w:rPr>
          <w:sz w:val="22"/>
          <w:szCs w:val="22"/>
        </w:rPr>
        <w:t xml:space="preserve">By contrast, isolated </w:t>
      </w:r>
      <w:r w:rsidR="008B3823">
        <w:rPr>
          <w:sz w:val="22"/>
          <w:szCs w:val="22"/>
        </w:rPr>
        <w:t xml:space="preserve">configurations, under the constraint of </w:t>
      </w:r>
      <w:r w:rsidR="00D57C88">
        <w:rPr>
          <w:sz w:val="22"/>
          <w:szCs w:val="22"/>
        </w:rPr>
        <w:t xml:space="preserve">no external </w:t>
      </w:r>
      <w:commentRangeStart w:id="102"/>
      <w:commentRangeStart w:id="103"/>
      <w:commentRangeStart w:id="104"/>
      <w:r w:rsidR="00717324" w:rsidRPr="00C33EBD">
        <w:rPr>
          <w:sz w:val="22"/>
          <w:szCs w:val="22"/>
        </w:rPr>
        <w:t>grid</w:t>
      </w:r>
      <w:commentRangeEnd w:id="102"/>
      <w:r w:rsidR="00717324" w:rsidRPr="00C33EBD">
        <w:rPr>
          <w:rStyle w:val="CommentReference"/>
          <w:sz w:val="22"/>
          <w:szCs w:val="22"/>
        </w:rPr>
        <w:commentReference w:id="102"/>
      </w:r>
      <w:commentRangeEnd w:id="103"/>
      <w:r w:rsidR="00717324" w:rsidRPr="00C33EBD">
        <w:rPr>
          <w:rStyle w:val="CommentReference"/>
          <w:sz w:val="22"/>
          <w:szCs w:val="22"/>
        </w:rPr>
        <w:commentReference w:id="103"/>
      </w:r>
      <w:commentRangeEnd w:id="104"/>
      <w:r w:rsidR="00717324" w:rsidRPr="00C33EBD">
        <w:rPr>
          <w:rStyle w:val="CommentReference"/>
          <w:sz w:val="22"/>
          <w:szCs w:val="22"/>
        </w:rPr>
        <w:commentReference w:id="104"/>
      </w:r>
      <w:r w:rsidR="00717324">
        <w:rPr>
          <w:sz w:val="22"/>
          <w:szCs w:val="22"/>
        </w:rPr>
        <w:t xml:space="preserve"> </w:t>
      </w:r>
      <w:r w:rsidR="00D57C88">
        <w:rPr>
          <w:sz w:val="22"/>
          <w:szCs w:val="22"/>
        </w:rPr>
        <w:t xml:space="preserve">support, </w:t>
      </w:r>
      <w:r w:rsidR="0099763D">
        <w:rPr>
          <w:sz w:val="22"/>
          <w:szCs w:val="22"/>
        </w:rPr>
        <w:t>defer ice generation until after load and TES needs are met.</w:t>
      </w:r>
      <w:r w:rsidR="00420572">
        <w:rPr>
          <w:sz w:val="22"/>
          <w:szCs w:val="22"/>
        </w:rPr>
        <w:t xml:space="preserve"> This distinction in the ice production strategy </w:t>
      </w:r>
      <w:r w:rsidR="00717324">
        <w:rPr>
          <w:sz w:val="22"/>
          <w:szCs w:val="22"/>
        </w:rPr>
        <w:t xml:space="preserve">and resource allocation becomes increasingly consequential </w:t>
      </w:r>
      <w:r w:rsidR="002139A8">
        <w:rPr>
          <w:sz w:val="22"/>
          <w:szCs w:val="22"/>
        </w:rPr>
        <w:t xml:space="preserve">in the high reliability regime, where grid-tied systems are penalized </w:t>
      </w:r>
      <w:r w:rsidR="004124BA">
        <w:rPr>
          <w:sz w:val="22"/>
          <w:szCs w:val="22"/>
        </w:rPr>
        <w:t>by the</w:t>
      </w:r>
      <w:r w:rsidR="008F313F">
        <w:rPr>
          <w:sz w:val="22"/>
          <w:szCs w:val="22"/>
        </w:rPr>
        <w:t>ir</w:t>
      </w:r>
      <w:r w:rsidR="00263C69">
        <w:rPr>
          <w:sz w:val="22"/>
          <w:szCs w:val="22"/>
        </w:rPr>
        <w:t xml:space="preserve"> rigid </w:t>
      </w:r>
      <w:r w:rsidR="008F313F">
        <w:rPr>
          <w:sz w:val="22"/>
          <w:szCs w:val="22"/>
        </w:rPr>
        <w:t xml:space="preserve">concurrent load and ice generation requirements. </w:t>
      </w:r>
    </w:p>
    <w:p w14:paraId="380EEF27" w14:textId="77777777" w:rsidR="00984150" w:rsidRPr="00C33EBD" w:rsidRDefault="00984150" w:rsidP="00691CE9">
      <w:pPr>
        <w:rPr>
          <w:sz w:val="22"/>
          <w:szCs w:val="22"/>
        </w:rPr>
      </w:pPr>
    </w:p>
    <w:p w14:paraId="03C54F5F" w14:textId="57CC3239" w:rsidR="00E4575C" w:rsidRPr="00C33EBD" w:rsidRDefault="00E4575C">
      <w:pPr>
        <w:ind w:firstLine="720"/>
        <w:rPr>
          <w:sz w:val="22"/>
          <w:szCs w:val="22"/>
        </w:rPr>
        <w:pPrChange w:id="105" w:author="McLaughlin, Luke Patrick" w:date="2025-04-07T15:52:00Z">
          <w:pPr/>
        </w:pPrChange>
      </w:pPr>
      <w:r w:rsidRPr="00C33EBD">
        <w:rPr>
          <w:sz w:val="22"/>
          <w:szCs w:val="22"/>
        </w:rPr>
        <w:t>Figure 3 illustrates mean LCOE as a function of individual subsystem size (TES capacity, PV capacity, and CSP collector area), with shaded regions denoting the full range of parametric outcomes across the dataset. TES capacity provides the most consistent economic benefit at small-to-moderate scales, particularly for isolated systems, due to its ability to shift solar energy to later hours. However, returns diminish sharply and moderately beyond around 2 ×10</w:t>
      </w:r>
      <w:r w:rsidR="00906111" w:rsidRPr="00906111">
        <w:rPr>
          <w:sz w:val="22"/>
          <w:szCs w:val="22"/>
          <w:vertAlign w:val="superscript"/>
        </w:rPr>
        <w:t>5</w:t>
      </w:r>
      <w:r w:rsidRPr="00C33EBD">
        <w:rPr>
          <w:sz w:val="22"/>
          <w:szCs w:val="22"/>
        </w:rPr>
        <w:t xml:space="preserve"> kWhₜₕ for isolated and grid-tied systems, respectively.</w:t>
      </w:r>
    </w:p>
    <w:p w14:paraId="41602E13" w14:textId="77777777" w:rsidR="00691CE9" w:rsidRPr="00C33EBD" w:rsidRDefault="00691CE9" w:rsidP="00691CE9">
      <w:pPr>
        <w:rPr>
          <w:sz w:val="22"/>
          <w:szCs w:val="22"/>
        </w:rPr>
      </w:pPr>
    </w:p>
    <w:p w14:paraId="21D4690B" w14:textId="77777777" w:rsidR="00691CE9" w:rsidRPr="00C33EBD" w:rsidRDefault="00691CE9" w:rsidP="00691CE9">
      <w:pPr>
        <w:rPr>
          <w:sz w:val="22"/>
          <w:szCs w:val="22"/>
        </w:rPr>
      </w:pPr>
    </w:p>
    <w:p w14:paraId="6CCE922D" w14:textId="77777777" w:rsidR="00691CE9" w:rsidRPr="00C33EBD" w:rsidRDefault="00691CE9" w:rsidP="00691CE9">
      <w:pPr>
        <w:rPr>
          <w:sz w:val="22"/>
          <w:szCs w:val="22"/>
        </w:rPr>
      </w:pPr>
    </w:p>
    <w:p w14:paraId="2C8EF20E" w14:textId="3FB27774" w:rsidR="00691CE9" w:rsidRPr="00C33EBD" w:rsidDel="00E4575C" w:rsidRDefault="00691CE9" w:rsidP="00691CE9">
      <w:pPr>
        <w:rPr>
          <w:del w:id="106" w:author="McLaughlin, Luke Patrick" w:date="2025-04-07T15:52:00Z"/>
          <w:sz w:val="22"/>
          <w:szCs w:val="22"/>
        </w:rPr>
      </w:pPr>
    </w:p>
    <w:p w14:paraId="02E8CE05" w14:textId="0D3FEF85" w:rsidR="00691CE9" w:rsidRPr="00C33EBD" w:rsidDel="00E4575C" w:rsidRDefault="00691CE9" w:rsidP="00691CE9">
      <w:pPr>
        <w:rPr>
          <w:del w:id="107" w:author="McLaughlin, Luke Patrick" w:date="2025-04-07T15:52:00Z"/>
          <w:sz w:val="22"/>
          <w:szCs w:val="22"/>
        </w:rPr>
      </w:pPr>
    </w:p>
    <w:p w14:paraId="38343B82" w14:textId="09C03A72" w:rsidR="00691CE9" w:rsidRPr="00C33EBD" w:rsidDel="00E4575C" w:rsidRDefault="00691CE9" w:rsidP="00691CE9">
      <w:pPr>
        <w:rPr>
          <w:del w:id="108" w:author="McLaughlin, Luke Patrick" w:date="2025-04-07T15:52:00Z"/>
          <w:sz w:val="22"/>
          <w:szCs w:val="22"/>
        </w:rPr>
      </w:pPr>
    </w:p>
    <w:p w14:paraId="46DBABB7" w14:textId="0E36CD24" w:rsidR="00691CE9" w:rsidRPr="00C33EBD" w:rsidRDefault="00691CE9" w:rsidP="00691CE9">
      <w:pPr>
        <w:rPr>
          <w:sz w:val="22"/>
          <w:szCs w:val="22"/>
        </w:rPr>
      </w:pPr>
    </w:p>
    <w:p w14:paraId="745772E1" w14:textId="60DFB4EB" w:rsidR="00691CE9" w:rsidRPr="00BC59E2" w:rsidRDefault="00E4575C" w:rsidP="00691CE9">
      <w:r w:rsidRPr="00C33EBD">
        <w:rPr>
          <w:noProof/>
          <w:color w:val="0000FF"/>
          <w:sz w:val="22"/>
          <w:szCs w:val="22"/>
        </w:rPr>
        <w:lastRenderedPageBreak/>
        <w:drawing>
          <wp:anchor distT="0" distB="0" distL="114300" distR="114300" simplePos="0" relativeHeight="251658243" behindDoc="1" locked="0" layoutInCell="1" allowOverlap="1" wp14:anchorId="25CA57B2" wp14:editId="0F559E59">
            <wp:simplePos x="0" y="0"/>
            <wp:positionH relativeFrom="margin">
              <wp:align>right</wp:align>
            </wp:positionH>
            <wp:positionV relativeFrom="paragraph">
              <wp:posOffset>102688</wp:posOffset>
            </wp:positionV>
            <wp:extent cx="6008370" cy="7141210"/>
            <wp:effectExtent l="0" t="0" r="0" b="2540"/>
            <wp:wrapTight wrapText="bothSides">
              <wp:wrapPolygon edited="0">
                <wp:start x="0" y="0"/>
                <wp:lineTo x="0" y="21550"/>
                <wp:lineTo x="21504" y="21550"/>
                <wp:lineTo x="21504" y="0"/>
                <wp:lineTo x="0" y="0"/>
              </wp:wrapPolygon>
            </wp:wrapTight>
            <wp:docPr id="1889083269" name="Picture 1889083269"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of different colored lines&#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130"/>
                    <a:stretch>
                      <a:fillRect/>
                    </a:stretch>
                  </pic:blipFill>
                  <pic:spPr bwMode="auto">
                    <a:xfrm>
                      <a:off x="0" y="0"/>
                      <a:ext cx="6011402" cy="714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text" w:horzAnchor="margin" w:tblpXSpec="center" w:tblpY="33"/>
        <w:tblW w:w="104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5"/>
      </w:tblGrid>
      <w:tr w:rsidR="00691CE9" w:rsidRPr="00BC59E2" w14:paraId="5E37828A" w14:textId="77777777">
        <w:tc>
          <w:tcPr>
            <w:tcW w:w="10435" w:type="dxa"/>
          </w:tcPr>
          <w:p w14:paraId="59DF150D" w14:textId="1E9CB4D6" w:rsidR="00691CE9" w:rsidRPr="00BC59E2" w:rsidRDefault="00691CE9">
            <w:r w:rsidRPr="00BC59E2">
              <w:t>Fig. 2. Levelized cost of electricity (LCOE) as a function of load met percentage across twelve U.S. locations, comparing grid-tied and isolated system configurations. LCOE values are binned in 5% intervals to reduce noise and highlight overall trends.</w:t>
            </w:r>
          </w:p>
        </w:tc>
      </w:tr>
    </w:tbl>
    <w:p w14:paraId="24029830" w14:textId="4D76375F" w:rsidR="00691CE9" w:rsidRPr="00C33EBD" w:rsidRDefault="00CC10EB" w:rsidP="00691CE9">
      <w:pPr>
        <w:rPr>
          <w:sz w:val="22"/>
          <w:szCs w:val="22"/>
        </w:rPr>
      </w:pPr>
      <w:r w:rsidRPr="00CC10EB">
        <w:rPr>
          <w:noProof/>
          <w:sz w:val="22"/>
          <w:szCs w:val="22"/>
        </w:rPr>
        <w:lastRenderedPageBreak/>
        <w:drawing>
          <wp:inline distT="0" distB="0" distL="0" distR="0" wp14:anchorId="079031CC" wp14:editId="715DA067">
            <wp:extent cx="5943600" cy="1310005"/>
            <wp:effectExtent l="0" t="0" r="0" b="4445"/>
            <wp:docPr id="936998107" name="Picture 1" descr="A graph showing the amoun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98107" name="Picture 1" descr="A graph showing the amount of energy&#10;&#10;AI-generated content may be incorrect."/>
                    <pic:cNvPicPr/>
                  </pic:nvPicPr>
                  <pic:blipFill>
                    <a:blip r:embed="rId17"/>
                    <a:stretch>
                      <a:fillRect/>
                    </a:stretch>
                  </pic:blipFill>
                  <pic:spPr>
                    <a:xfrm>
                      <a:off x="0" y="0"/>
                      <a:ext cx="5943600" cy="1310005"/>
                    </a:xfrm>
                    <a:prstGeom prst="rect">
                      <a:avLst/>
                    </a:prstGeom>
                  </pic:spPr>
                </pic:pic>
              </a:graphicData>
            </a:graphic>
          </wp:inline>
        </w:drawing>
      </w:r>
    </w:p>
    <w:tbl>
      <w:tblPr>
        <w:tblStyle w:val="TableGrid"/>
        <w:tblpPr w:leftFromText="180" w:rightFromText="180" w:vertAnchor="text" w:horzAnchor="margin" w:tblpXSpec="center" w:tblpY="33"/>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5"/>
      </w:tblGrid>
      <w:tr w:rsidR="00B85EE8" w:rsidRPr="00C33EBD" w14:paraId="16F603C8" w14:textId="77777777" w:rsidTr="00B85EE8">
        <w:tc>
          <w:tcPr>
            <w:tcW w:w="9625" w:type="dxa"/>
          </w:tcPr>
          <w:p w14:paraId="2BF10DB6" w14:textId="77777777" w:rsidR="00B85EE8" w:rsidRPr="003F4596" w:rsidRDefault="00B85EE8" w:rsidP="00B85EE8">
            <w:r w:rsidRPr="003F4596">
              <w:t>Fig. 3. Mean LCOE as a function of TES capacity (left), PV capacity (center), and CSP collector area (right) for grid-tied and isolated configurations. Shaded regions represent the range of system LCOEs observed across the parametric design space. Isolated systems exhibit greater sensitivity to component oversizing, particularly in PV and CSP, while grid-tied systems maintain lower and more stable LCOEs due to access to supplemental grid power.</w:t>
            </w:r>
          </w:p>
          <w:p w14:paraId="59A7D728" w14:textId="77777777" w:rsidR="00B85EE8" w:rsidRPr="00C33EBD" w:rsidRDefault="00B85EE8" w:rsidP="00B85EE8">
            <w:pPr>
              <w:rPr>
                <w:sz w:val="22"/>
                <w:szCs w:val="22"/>
              </w:rPr>
            </w:pPr>
          </w:p>
        </w:tc>
      </w:tr>
    </w:tbl>
    <w:p w14:paraId="02DB5120" w14:textId="77777777" w:rsidR="00691CE9" w:rsidRPr="00C33EBD" w:rsidRDefault="00691CE9" w:rsidP="00691CE9">
      <w:pPr>
        <w:rPr>
          <w:sz w:val="22"/>
          <w:szCs w:val="22"/>
        </w:rPr>
        <w:sectPr w:rsidR="00691CE9" w:rsidRPr="00C33EBD" w:rsidSect="006245E2">
          <w:type w:val="continuous"/>
          <w:pgSz w:w="12240" w:h="15840"/>
          <w:pgMar w:top="1440" w:right="1440" w:bottom="1440" w:left="1440" w:header="720" w:footer="720" w:gutter="0"/>
          <w:cols w:space="540"/>
        </w:sectPr>
      </w:pPr>
    </w:p>
    <w:p w14:paraId="45467166" w14:textId="77777777" w:rsidR="00691CE9" w:rsidRPr="00C33EBD" w:rsidRDefault="00691CE9" w:rsidP="00691CE9">
      <w:pPr>
        <w:rPr>
          <w:sz w:val="22"/>
          <w:szCs w:val="22"/>
        </w:rPr>
        <w:sectPr w:rsidR="00691CE9" w:rsidRPr="00C33EBD" w:rsidSect="006245E2">
          <w:type w:val="continuous"/>
          <w:pgSz w:w="12240" w:h="15840"/>
          <w:pgMar w:top="1440" w:right="1440" w:bottom="1440" w:left="1440" w:header="720" w:footer="720" w:gutter="0"/>
          <w:cols w:space="540"/>
        </w:sectPr>
      </w:pPr>
    </w:p>
    <w:p w14:paraId="7D9A1C91" w14:textId="534CE9F9" w:rsidR="00E4575C" w:rsidRDefault="00691CE9" w:rsidP="00691CE9">
      <w:pPr>
        <w:rPr>
          <w:sz w:val="22"/>
          <w:szCs w:val="22"/>
        </w:rPr>
      </w:pPr>
      <w:r w:rsidRPr="00C33EBD">
        <w:rPr>
          <w:sz w:val="22"/>
          <w:szCs w:val="22"/>
        </w:rPr>
        <w:t xml:space="preserve">For PV, </w:t>
      </w:r>
      <w:r w:rsidR="00E4575C" w:rsidRPr="00C33EBD">
        <w:rPr>
          <w:sz w:val="22"/>
          <w:szCs w:val="22"/>
        </w:rPr>
        <w:t xml:space="preserve">Figure 3 shows that </w:t>
      </w:r>
      <w:r w:rsidR="00AC2EF4" w:rsidRPr="00C33EBD">
        <w:rPr>
          <w:sz w:val="22"/>
          <w:szCs w:val="22"/>
        </w:rPr>
        <w:t xml:space="preserve">isolated system </w:t>
      </w:r>
      <w:r w:rsidRPr="00C33EBD">
        <w:rPr>
          <w:sz w:val="22"/>
          <w:szCs w:val="22"/>
        </w:rPr>
        <w:t xml:space="preserve">LCOE initially decreases with increasing capacity but rises again due to rising capital costs and curtailment. </w:t>
      </w:r>
      <w:r w:rsidR="004220C6" w:rsidRPr="00C33EBD">
        <w:rPr>
          <w:sz w:val="22"/>
          <w:szCs w:val="22"/>
        </w:rPr>
        <w:t xml:space="preserve">Grid-tied systems </w:t>
      </w:r>
      <w:r w:rsidR="00997902" w:rsidRPr="00997902">
        <w:rPr>
          <w:sz w:val="22"/>
          <w:szCs w:val="22"/>
        </w:rPr>
        <w:t>exhibit a flatter LCOE trend with increasing PV capacity, reflecting their ability to make more effective use of PV overgeneration. Grid-tied configurations can draw on the grid to satisfy ice production and power block demands when PV supply is insufficient, reducing the sizing pressure on other subsystems. Isolated systems, on the other hand, must split available PV between TES charging and meeting load, which limits how much added PV capacity can improve performance and leads to sharper cost increases when oversized.</w:t>
      </w:r>
      <w:r w:rsidR="00997902">
        <w:rPr>
          <w:sz w:val="22"/>
          <w:szCs w:val="22"/>
        </w:rPr>
        <w:t xml:space="preserve"> </w:t>
      </w:r>
      <w:r w:rsidRPr="00C33EBD">
        <w:rPr>
          <w:sz w:val="22"/>
          <w:szCs w:val="22"/>
        </w:rPr>
        <w:t>Similarly, LCOE increases uniformly with CSP collector area, especially in isolated cases, as CSP incurs high capital cost and becomes viable only when paired with significant TES capacity.</w:t>
      </w:r>
    </w:p>
    <w:p w14:paraId="0C71053F" w14:textId="77777777" w:rsidR="00997902" w:rsidRPr="00C33EBD" w:rsidRDefault="00997902" w:rsidP="00691CE9">
      <w:pPr>
        <w:rPr>
          <w:sz w:val="22"/>
          <w:szCs w:val="22"/>
        </w:rPr>
      </w:pPr>
    </w:p>
    <w:p w14:paraId="58C1783F" w14:textId="77777777" w:rsidR="00691CE9" w:rsidRPr="00C33EBD" w:rsidRDefault="00691CE9" w:rsidP="00691CE9">
      <w:pPr>
        <w:rPr>
          <w:sz w:val="22"/>
          <w:szCs w:val="22"/>
        </w:rPr>
      </w:pPr>
      <w:r w:rsidRPr="00C33EBD">
        <w:rPr>
          <w:sz w:val="22"/>
          <w:szCs w:val="22"/>
        </w:rPr>
        <w:t xml:space="preserve">     To explore sizing interactions, Figures 4a and 4b present contour plots of LCOE and load met percentage, respectively, as functions of TES capacity and CSP fraction for the Page, AZ grid-tied system. The optimal technoeconomic region lies in the lower left quadrant, where TES capacity is moderate and CSP fraction remains below 0.2. In this region, LCOE is minimized (&lt;$0.08/kWh) while still achieving 45–60% load coverage. As systems move toward the upper right quadrant -representing larger TES and CSP components - load met percentage increases to &gt;90%, but LCOE rises steeply due to added capital cost and diminishing marginal benefit. </w:t>
      </w:r>
    </w:p>
    <w:p w14:paraId="112EF1A4" w14:textId="12DA03DC" w:rsidR="00691CE9" w:rsidRPr="00C33EBD" w:rsidRDefault="006C2134" w:rsidP="00B85EE8">
      <w:pPr>
        <w:jc w:val="center"/>
        <w:rPr>
          <w:sz w:val="22"/>
          <w:szCs w:val="22"/>
        </w:rPr>
      </w:pPr>
      <w:r w:rsidRPr="006C2134">
        <w:rPr>
          <w:noProof/>
          <w:sz w:val="22"/>
          <w:szCs w:val="22"/>
        </w:rPr>
        <w:drawing>
          <wp:inline distT="0" distB="0" distL="0" distR="0" wp14:anchorId="50D2C120" wp14:editId="5DF9D8D8">
            <wp:extent cx="4446064" cy="2298559"/>
            <wp:effectExtent l="0" t="0" r="0" b="6985"/>
            <wp:docPr id="1208057454" name="Picture 1" descr="A green and yellow grad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7454" name="Picture 1" descr="A green and yellow gradient&#10;&#10;AI-generated content may be incorrect."/>
                    <pic:cNvPicPr/>
                  </pic:nvPicPr>
                  <pic:blipFill>
                    <a:blip r:embed="rId18"/>
                    <a:stretch>
                      <a:fillRect/>
                    </a:stretch>
                  </pic:blipFill>
                  <pic:spPr>
                    <a:xfrm>
                      <a:off x="0" y="0"/>
                      <a:ext cx="4457107" cy="2304268"/>
                    </a:xfrm>
                    <a:prstGeom prst="rect">
                      <a:avLst/>
                    </a:prstGeom>
                  </pic:spPr>
                </pic:pic>
              </a:graphicData>
            </a:graphic>
          </wp:inline>
        </w:drawing>
      </w:r>
    </w:p>
    <w:p w14:paraId="50F8D181" w14:textId="77777777" w:rsidR="00691CE9" w:rsidRPr="00C33EBD" w:rsidRDefault="00691CE9" w:rsidP="00691CE9">
      <w:pPr>
        <w:rPr>
          <w:sz w:val="22"/>
          <w:szCs w:val="22"/>
        </w:rPr>
      </w:pPr>
    </w:p>
    <w:p w14:paraId="748A3327" w14:textId="77777777" w:rsidR="00691CE9" w:rsidRPr="003F4596" w:rsidRDefault="00691CE9" w:rsidP="00691CE9">
      <w:r w:rsidRPr="003F4596">
        <w:t>Fig. 4a Contour plot of LCOE as a function of thermal energy storage capacity and CSP fraction for Page, Arizona.</w:t>
      </w:r>
    </w:p>
    <w:p w14:paraId="74D95195" w14:textId="0B43DFB0" w:rsidR="00691CE9" w:rsidRPr="00C33EBD" w:rsidRDefault="00FC10E9" w:rsidP="00FC10E9">
      <w:pPr>
        <w:jc w:val="center"/>
        <w:rPr>
          <w:sz w:val="22"/>
          <w:szCs w:val="22"/>
        </w:rPr>
      </w:pPr>
      <w:r w:rsidRPr="00FC10E9">
        <w:rPr>
          <w:noProof/>
          <w:sz w:val="22"/>
          <w:szCs w:val="22"/>
        </w:rPr>
        <w:lastRenderedPageBreak/>
        <w:drawing>
          <wp:inline distT="0" distB="0" distL="0" distR="0" wp14:anchorId="45E9270C" wp14:editId="52904B84">
            <wp:extent cx="4788280" cy="2512312"/>
            <wp:effectExtent l="0" t="0" r="0" b="2540"/>
            <wp:docPr id="1118012547" name="Picture 1" descr="A yellow and purple grad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2547" name="Picture 1" descr="A yellow and purple gradient&#10;&#10;AI-generated content may be incorrect."/>
                    <pic:cNvPicPr/>
                  </pic:nvPicPr>
                  <pic:blipFill>
                    <a:blip r:embed="rId19"/>
                    <a:stretch>
                      <a:fillRect/>
                    </a:stretch>
                  </pic:blipFill>
                  <pic:spPr>
                    <a:xfrm>
                      <a:off x="0" y="0"/>
                      <a:ext cx="4790889" cy="2513681"/>
                    </a:xfrm>
                    <a:prstGeom prst="rect">
                      <a:avLst/>
                    </a:prstGeom>
                  </pic:spPr>
                </pic:pic>
              </a:graphicData>
            </a:graphic>
          </wp:inline>
        </w:drawing>
      </w:r>
    </w:p>
    <w:p w14:paraId="501BA90E" w14:textId="77777777" w:rsidR="00691CE9" w:rsidRPr="00BC59E2" w:rsidRDefault="00691CE9" w:rsidP="00691CE9">
      <w:r w:rsidRPr="00BC59E2">
        <w:t>Fig. 4b Contour plot of load met percentage as a function of thermal energy storage capacity and CSP fraction for Page, AZ.</w:t>
      </w:r>
    </w:p>
    <w:p w14:paraId="50315587" w14:textId="77777777" w:rsidR="00691CE9" w:rsidRPr="00C33EBD" w:rsidRDefault="00691CE9" w:rsidP="00691CE9">
      <w:pPr>
        <w:rPr>
          <w:sz w:val="22"/>
          <w:szCs w:val="22"/>
        </w:rPr>
      </w:pPr>
    </w:p>
    <w:p w14:paraId="0FAAF4E9" w14:textId="354DCC23" w:rsidR="00691CE9" w:rsidRPr="00C33EBD" w:rsidRDefault="00691CE9" w:rsidP="00691CE9">
      <w:pPr>
        <w:rPr>
          <w:sz w:val="22"/>
          <w:szCs w:val="22"/>
        </w:rPr>
      </w:pPr>
      <w:commentRangeStart w:id="109"/>
      <w:r w:rsidRPr="00C33EBD">
        <w:rPr>
          <w:sz w:val="22"/>
          <w:szCs w:val="22"/>
        </w:rPr>
        <w:t xml:space="preserve">Curtailment analysis </w:t>
      </w:r>
      <w:commentRangeEnd w:id="109"/>
      <w:r w:rsidR="00E71C31" w:rsidRPr="00C33EBD">
        <w:rPr>
          <w:rStyle w:val="CommentReference"/>
          <w:sz w:val="22"/>
          <w:szCs w:val="22"/>
        </w:rPr>
        <w:commentReference w:id="109"/>
      </w:r>
      <w:r w:rsidRPr="00C33EBD">
        <w:rPr>
          <w:sz w:val="22"/>
          <w:szCs w:val="22"/>
        </w:rPr>
        <w:t>further reinforces the role of TES in system efficiency. As shown in Figure 5</w:t>
      </w:r>
      <w:r w:rsidR="00076954">
        <w:rPr>
          <w:sz w:val="22"/>
          <w:szCs w:val="22"/>
        </w:rPr>
        <w:t>a and b</w:t>
      </w:r>
      <w:r w:rsidRPr="00C33EBD">
        <w:rPr>
          <w:sz w:val="22"/>
          <w:szCs w:val="22"/>
        </w:rPr>
        <w:t xml:space="preserve">, average </w:t>
      </w:r>
      <w:commentRangeStart w:id="110"/>
      <w:commentRangeStart w:id="111"/>
      <w:r w:rsidRPr="00C33EBD">
        <w:rPr>
          <w:sz w:val="22"/>
          <w:szCs w:val="22"/>
        </w:rPr>
        <w:t xml:space="preserve">annual PV curtailment across all sites decreases with increasing TES capacity, </w:t>
      </w:r>
      <w:r w:rsidR="00EB415D">
        <w:rPr>
          <w:sz w:val="22"/>
          <w:szCs w:val="22"/>
        </w:rPr>
        <w:t>for both grid-tied and isolated configurations.</w:t>
      </w:r>
      <w:r w:rsidR="00F225C0">
        <w:rPr>
          <w:sz w:val="22"/>
          <w:szCs w:val="22"/>
        </w:rPr>
        <w:t xml:space="preserve"> The largest reductions in curtailment occur at lower TES capacities, while the rate of improvement diminishes at higher capacities.</w:t>
      </w:r>
      <w:r w:rsidR="00413B0E">
        <w:rPr>
          <w:sz w:val="22"/>
          <w:szCs w:val="22"/>
        </w:rPr>
        <w:t xml:space="preserve"> This </w:t>
      </w:r>
      <w:r w:rsidRPr="00C33EBD">
        <w:rPr>
          <w:sz w:val="22"/>
          <w:szCs w:val="22"/>
        </w:rPr>
        <w:t>suggests that while storage is valuable for capturing excess PV output, over-sizing TES beyond this threshold offers limited additional benefit</w:t>
      </w:r>
      <w:r w:rsidR="003B4B08">
        <w:rPr>
          <w:sz w:val="22"/>
          <w:szCs w:val="22"/>
        </w:rPr>
        <w:t>, with diminishing returns occurring beyond</w:t>
      </w:r>
      <w:commentRangeEnd w:id="110"/>
      <w:r w:rsidR="00FD5B28" w:rsidRPr="00C33EBD">
        <w:rPr>
          <w:rStyle w:val="CommentReference"/>
          <w:sz w:val="22"/>
          <w:szCs w:val="22"/>
        </w:rPr>
        <w:commentReference w:id="110"/>
      </w:r>
      <w:commentRangeEnd w:id="111"/>
      <w:r w:rsidR="00A22A2F" w:rsidRPr="00C33EBD">
        <w:rPr>
          <w:rStyle w:val="CommentReference"/>
          <w:sz w:val="22"/>
          <w:szCs w:val="22"/>
        </w:rPr>
        <w:commentReference w:id="111"/>
      </w:r>
      <w:r w:rsidR="003B4B08">
        <w:rPr>
          <w:sz w:val="22"/>
          <w:szCs w:val="22"/>
        </w:rPr>
        <w:t xml:space="preserve"> TES capacities of</w:t>
      </w:r>
      <w:r w:rsidR="00413B0E">
        <w:rPr>
          <w:sz w:val="22"/>
          <w:szCs w:val="22"/>
        </w:rPr>
        <w:t xml:space="preserve"> </w:t>
      </w:r>
      <w:r w:rsidR="00413B0E" w:rsidRPr="00C33EBD">
        <w:rPr>
          <w:sz w:val="22"/>
          <w:szCs w:val="22"/>
        </w:rPr>
        <w:t>2 × 10</w:t>
      </w:r>
      <w:r w:rsidR="00413B0E" w:rsidRPr="00906111">
        <w:rPr>
          <w:sz w:val="22"/>
          <w:szCs w:val="22"/>
          <w:vertAlign w:val="superscript"/>
        </w:rPr>
        <w:t>5</w:t>
      </w:r>
      <w:r w:rsidR="00413B0E" w:rsidRPr="00C33EBD">
        <w:rPr>
          <w:sz w:val="22"/>
          <w:szCs w:val="22"/>
        </w:rPr>
        <w:t xml:space="preserve"> kWhₜₕ.</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574"/>
      </w:tblGrid>
      <w:tr w:rsidR="00371A39" w14:paraId="2FE290A6" w14:textId="77777777" w:rsidTr="00B538D6">
        <w:tc>
          <w:tcPr>
            <w:tcW w:w="4675" w:type="dxa"/>
            <w:vAlign w:val="center"/>
          </w:tcPr>
          <w:p w14:paraId="0519E4E5" w14:textId="02D695DF" w:rsidR="00B21B5D" w:rsidRDefault="00B21B5D" w:rsidP="00B21B5D">
            <w:pPr>
              <w:jc w:val="left"/>
              <w:rPr>
                <w:sz w:val="22"/>
                <w:szCs w:val="22"/>
              </w:rPr>
            </w:pPr>
            <w:r w:rsidRPr="004A770D">
              <w:rPr>
                <w:noProof/>
                <w:sz w:val="22"/>
                <w:szCs w:val="22"/>
              </w:rPr>
              <w:drawing>
                <wp:inline distT="0" distB="0" distL="0" distR="0" wp14:anchorId="7D4033A5" wp14:editId="66BC17D3">
                  <wp:extent cx="2901988" cy="1819078"/>
                  <wp:effectExtent l="0" t="0" r="0" b="0"/>
                  <wp:docPr id="21895702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4071" name="Picture 1" descr="A graph of different colored lines&#10;&#10;AI-generated content may be incorrect."/>
                          <pic:cNvPicPr/>
                        </pic:nvPicPr>
                        <pic:blipFill>
                          <a:blip r:embed="rId20"/>
                          <a:stretch>
                            <a:fillRect/>
                          </a:stretch>
                        </pic:blipFill>
                        <pic:spPr>
                          <a:xfrm>
                            <a:off x="0" y="0"/>
                            <a:ext cx="2916308" cy="1828054"/>
                          </a:xfrm>
                          <a:prstGeom prst="rect">
                            <a:avLst/>
                          </a:prstGeom>
                        </pic:spPr>
                      </pic:pic>
                    </a:graphicData>
                  </a:graphic>
                </wp:inline>
              </w:drawing>
            </w:r>
          </w:p>
        </w:tc>
        <w:tc>
          <w:tcPr>
            <w:tcW w:w="4675" w:type="dxa"/>
            <w:vAlign w:val="center"/>
          </w:tcPr>
          <w:p w14:paraId="4D6ED4B2" w14:textId="3E3CF8E7" w:rsidR="00B21B5D" w:rsidRDefault="00371A39" w:rsidP="00B21B5D">
            <w:pPr>
              <w:jc w:val="right"/>
              <w:rPr>
                <w:sz w:val="22"/>
                <w:szCs w:val="22"/>
              </w:rPr>
            </w:pPr>
            <w:r w:rsidRPr="00371A39">
              <w:rPr>
                <w:noProof/>
                <w:sz w:val="22"/>
                <w:szCs w:val="22"/>
              </w:rPr>
              <w:drawing>
                <wp:inline distT="0" distB="0" distL="0" distR="0" wp14:anchorId="44259959" wp14:editId="3CE6A337">
                  <wp:extent cx="2755504" cy="1713230"/>
                  <wp:effectExtent l="0" t="0" r="6985" b="1270"/>
                  <wp:docPr id="160308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1033" name=""/>
                          <pic:cNvPicPr/>
                        </pic:nvPicPr>
                        <pic:blipFill>
                          <a:blip r:embed="rId21"/>
                          <a:stretch>
                            <a:fillRect/>
                          </a:stretch>
                        </pic:blipFill>
                        <pic:spPr>
                          <a:xfrm>
                            <a:off x="0" y="0"/>
                            <a:ext cx="2783367" cy="1730554"/>
                          </a:xfrm>
                          <a:prstGeom prst="rect">
                            <a:avLst/>
                          </a:prstGeom>
                        </pic:spPr>
                      </pic:pic>
                    </a:graphicData>
                  </a:graphic>
                </wp:inline>
              </w:drawing>
            </w:r>
          </w:p>
        </w:tc>
      </w:tr>
    </w:tbl>
    <w:p w14:paraId="2C825275" w14:textId="77777777" w:rsidR="00691CE9" w:rsidRPr="00C33EBD" w:rsidRDefault="00691CE9" w:rsidP="00691CE9">
      <w:pPr>
        <w:rPr>
          <w:sz w:val="22"/>
          <w:szCs w:val="22"/>
        </w:rPr>
      </w:pPr>
    </w:p>
    <w:p w14:paraId="07E36C3D" w14:textId="2E412587" w:rsidR="00BF7DA6" w:rsidRPr="00C33EBD" w:rsidRDefault="003F4596" w:rsidP="004A770D">
      <w:pPr>
        <w:jc w:val="left"/>
        <w:rPr>
          <w:sz w:val="22"/>
          <w:szCs w:val="22"/>
        </w:rPr>
      </w:pPr>
      <w:r>
        <w:rPr>
          <w:noProof/>
          <w14:ligatures w14:val="standardContextual"/>
        </w:rPr>
        <w:t xml:space="preserve">  </w:t>
      </w:r>
    </w:p>
    <w:p w14:paraId="4B028661" w14:textId="4F40571C" w:rsidR="00691CE9" w:rsidRPr="00C33EBD" w:rsidRDefault="00691CE9" w:rsidP="00691CE9">
      <w:pPr>
        <w:rPr>
          <w:sz w:val="22"/>
          <w:szCs w:val="22"/>
        </w:rPr>
      </w:pPr>
      <w:r w:rsidRPr="00C33EBD">
        <w:rPr>
          <w:sz w:val="22"/>
          <w:szCs w:val="22"/>
        </w:rPr>
        <w:t>Fig. 5</w:t>
      </w:r>
      <w:r w:rsidR="003F4596">
        <w:rPr>
          <w:sz w:val="22"/>
          <w:szCs w:val="22"/>
        </w:rPr>
        <w:t>a and 5b</w:t>
      </w:r>
      <w:r w:rsidRPr="00C33EBD">
        <w:rPr>
          <w:sz w:val="22"/>
          <w:szCs w:val="22"/>
        </w:rPr>
        <w:t xml:space="preserve">. Impact of TES capacity on PV curtailment across all locations studied. As TES capacity increases, average annual PV curtailment decreases </w:t>
      </w:r>
      <w:r w:rsidR="00FC16BA" w:rsidRPr="00C33EBD">
        <w:rPr>
          <w:sz w:val="22"/>
          <w:szCs w:val="22"/>
        </w:rPr>
        <w:t>uniformly</w:t>
      </w:r>
      <w:r w:rsidRPr="00C33EBD">
        <w:rPr>
          <w:sz w:val="22"/>
          <w:szCs w:val="22"/>
        </w:rPr>
        <w:t xml:space="preserve"> for all sites, indicating improved utilization of solar generation through increased thermal storage.</w:t>
      </w:r>
    </w:p>
    <w:p w14:paraId="3AEA0A69" w14:textId="77777777" w:rsidR="00691CE9" w:rsidRPr="00C33EBD" w:rsidRDefault="00691CE9" w:rsidP="00691CE9">
      <w:pPr>
        <w:rPr>
          <w:sz w:val="22"/>
          <w:szCs w:val="22"/>
        </w:rPr>
      </w:pPr>
    </w:p>
    <w:p w14:paraId="3F9E2973" w14:textId="7D424751" w:rsidR="00691CE9" w:rsidRPr="00C33EBD" w:rsidRDefault="00E71C31" w:rsidP="00691CE9">
      <w:pPr>
        <w:rPr>
          <w:sz w:val="22"/>
          <w:szCs w:val="22"/>
        </w:rPr>
      </w:pPr>
      <w:r w:rsidRPr="00C33EBD">
        <w:rPr>
          <w:sz w:val="22"/>
          <w:szCs w:val="22"/>
        </w:rPr>
        <w:t>Figure 6 compares average curtailment across all study locations for grid-tied and isolated configurations and shows that g</w:t>
      </w:r>
      <w:r w:rsidR="00691CE9" w:rsidRPr="00C33EBD">
        <w:rPr>
          <w:sz w:val="22"/>
          <w:szCs w:val="22"/>
        </w:rPr>
        <w:t>rid-tied systems consistently exhibit lower curtailment (2–3%)</w:t>
      </w:r>
      <w:r w:rsidRPr="00C33EBD">
        <w:rPr>
          <w:sz w:val="22"/>
          <w:szCs w:val="22"/>
        </w:rPr>
        <w:t xml:space="preserve"> compared to </w:t>
      </w:r>
      <w:r w:rsidR="00691CE9" w:rsidRPr="00C33EBD">
        <w:rPr>
          <w:sz w:val="22"/>
          <w:szCs w:val="22"/>
        </w:rPr>
        <w:t>isolated systems (4–5%)</w:t>
      </w:r>
      <w:r w:rsidR="00E85401">
        <w:rPr>
          <w:sz w:val="22"/>
          <w:szCs w:val="22"/>
        </w:rPr>
        <w:t xml:space="preserve">, </w:t>
      </w:r>
      <w:r w:rsidR="00BD3C36">
        <w:rPr>
          <w:sz w:val="22"/>
          <w:szCs w:val="22"/>
        </w:rPr>
        <w:t>despite neither system exporting</w:t>
      </w:r>
      <w:r w:rsidR="00691CE9" w:rsidRPr="00C33EBD">
        <w:rPr>
          <w:sz w:val="22"/>
          <w:szCs w:val="22"/>
        </w:rPr>
        <w:t xml:space="preserve"> power to the grid. </w:t>
      </w:r>
      <w:commentRangeStart w:id="112"/>
      <w:r w:rsidR="00691CE9" w:rsidRPr="00C33EBD">
        <w:rPr>
          <w:sz w:val="22"/>
          <w:szCs w:val="22"/>
        </w:rPr>
        <w:t xml:space="preserve">This </w:t>
      </w:r>
      <w:r w:rsidR="00124404">
        <w:rPr>
          <w:sz w:val="22"/>
          <w:szCs w:val="22"/>
        </w:rPr>
        <w:t>difference arises because</w:t>
      </w:r>
      <w:r w:rsidR="002221F9">
        <w:rPr>
          <w:sz w:val="22"/>
          <w:szCs w:val="22"/>
        </w:rPr>
        <w:t xml:space="preserve">, in grid-tied configurations, surplus PV can be directed entirely to TES when the load is already met, while any remaining ice production energy requirement can be drawn from the grid. </w:t>
      </w:r>
      <w:r w:rsidR="00854A18">
        <w:rPr>
          <w:sz w:val="22"/>
          <w:szCs w:val="22"/>
        </w:rPr>
        <w:t>In isolated systems, however, surplus PV must be split between charging TES and producing ice, since no grid backup is available</w:t>
      </w:r>
      <w:r w:rsidR="00691CE9" w:rsidRPr="00C33EBD">
        <w:rPr>
          <w:sz w:val="22"/>
          <w:szCs w:val="22"/>
        </w:rPr>
        <w:t>.</w:t>
      </w:r>
      <w:r w:rsidR="00854A18">
        <w:rPr>
          <w:sz w:val="22"/>
          <w:szCs w:val="22"/>
        </w:rPr>
        <w:t xml:space="preserve"> </w:t>
      </w:r>
      <w:r w:rsidR="00B05425">
        <w:rPr>
          <w:sz w:val="22"/>
          <w:szCs w:val="22"/>
        </w:rPr>
        <w:t>This constraint in the isolated case necessitates larger PV arrays to ensure reliability, which in turn leads to greater daytime oversupply and curtailment. Th</w:t>
      </w:r>
      <w:r w:rsidR="00FB21C6">
        <w:rPr>
          <w:sz w:val="22"/>
          <w:szCs w:val="22"/>
        </w:rPr>
        <w:t xml:space="preserve">e grid’s primary role is therefore not in directly serving the </w:t>
      </w:r>
      <w:r w:rsidR="00FB21C6">
        <w:rPr>
          <w:sz w:val="22"/>
          <w:szCs w:val="22"/>
        </w:rPr>
        <w:lastRenderedPageBreak/>
        <w:t xml:space="preserve">load, but rather of relieving the system of </w:t>
      </w:r>
      <w:r w:rsidR="004F200B">
        <w:rPr>
          <w:sz w:val="22"/>
          <w:szCs w:val="22"/>
        </w:rPr>
        <w:t>the need to dedicate PV to ice production, enabling more efficient use of the available PV and reducing curtailment.</w:t>
      </w:r>
      <w:r w:rsidR="00691CE9" w:rsidRPr="00C33EBD">
        <w:rPr>
          <w:sz w:val="22"/>
          <w:szCs w:val="22"/>
        </w:rPr>
        <w:t xml:space="preserve"> </w:t>
      </w:r>
      <w:commentRangeEnd w:id="112"/>
      <w:r w:rsidR="00A22A2F" w:rsidRPr="00C33EBD">
        <w:rPr>
          <w:rStyle w:val="CommentReference"/>
          <w:sz w:val="22"/>
          <w:szCs w:val="22"/>
        </w:rPr>
        <w:commentReference w:id="112"/>
      </w:r>
    </w:p>
    <w:p w14:paraId="380B4EF2" w14:textId="77777777" w:rsidR="00691CE9" w:rsidRPr="00C33EBD" w:rsidRDefault="00691CE9" w:rsidP="00691CE9">
      <w:pPr>
        <w:jc w:val="center"/>
        <w:rPr>
          <w:sz w:val="22"/>
          <w:szCs w:val="22"/>
        </w:rPr>
      </w:pPr>
      <w:r w:rsidRPr="00C33EBD">
        <w:rPr>
          <w:noProof/>
          <w:sz w:val="22"/>
          <w:szCs w:val="22"/>
        </w:rPr>
        <w:drawing>
          <wp:inline distT="0" distB="0" distL="0" distR="0" wp14:anchorId="2616ADD3" wp14:editId="4A4E1E73">
            <wp:extent cx="4162127" cy="2468880"/>
            <wp:effectExtent l="0" t="0" r="0" b="7620"/>
            <wp:docPr id="20619082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821" name="Picture 1" descr="A screen shot of a graph&#10;&#10;AI-generated content may be incorrect."/>
                    <pic:cNvPicPr/>
                  </pic:nvPicPr>
                  <pic:blipFill>
                    <a:blip r:embed="rId22"/>
                    <a:stretch>
                      <a:fillRect/>
                    </a:stretch>
                  </pic:blipFill>
                  <pic:spPr>
                    <a:xfrm>
                      <a:off x="0" y="0"/>
                      <a:ext cx="4246221" cy="2518763"/>
                    </a:xfrm>
                    <a:prstGeom prst="rect">
                      <a:avLst/>
                    </a:prstGeom>
                  </pic:spPr>
                </pic:pic>
              </a:graphicData>
            </a:graphic>
          </wp:inline>
        </w:drawing>
      </w:r>
    </w:p>
    <w:p w14:paraId="24E06C30" w14:textId="7DE5CF11" w:rsidR="00691CE9" w:rsidRPr="00C33EBD" w:rsidRDefault="00691CE9" w:rsidP="00691CE9">
      <w:pPr>
        <w:rPr>
          <w:sz w:val="22"/>
          <w:szCs w:val="22"/>
        </w:rPr>
      </w:pPr>
      <w:r w:rsidRPr="00C33EBD">
        <w:rPr>
          <w:sz w:val="22"/>
          <w:szCs w:val="22"/>
        </w:rPr>
        <w:t>Fig. 6 Comparison of average PV curtailment between grid-tied and isolated configurations at the 85% load-met case.</w:t>
      </w:r>
    </w:p>
    <w:p w14:paraId="50A331D9" w14:textId="77777777" w:rsidR="00691CE9" w:rsidRPr="00C33EBD" w:rsidRDefault="00691CE9" w:rsidP="00691CE9">
      <w:pPr>
        <w:rPr>
          <w:sz w:val="22"/>
          <w:szCs w:val="22"/>
        </w:rPr>
      </w:pPr>
    </w:p>
    <w:p w14:paraId="1FBC2574" w14:textId="4FADD704" w:rsidR="00691CE9" w:rsidRPr="00C33EBD" w:rsidRDefault="00691CE9" w:rsidP="00691CE9">
      <w:pPr>
        <w:rPr>
          <w:b/>
          <w:bCs/>
          <w:sz w:val="22"/>
          <w:szCs w:val="22"/>
        </w:rPr>
      </w:pPr>
      <w:r w:rsidRPr="00C33EBD">
        <w:rPr>
          <w:b/>
          <w:bCs/>
          <w:sz w:val="22"/>
          <w:szCs w:val="22"/>
        </w:rPr>
        <w:t>Performance Case Study – Page, AZ</w:t>
      </w:r>
    </w:p>
    <w:p w14:paraId="0FF5A1E5" w14:textId="01A03574" w:rsidR="00691CE9" w:rsidRDefault="00691CE9" w:rsidP="00691CE9">
      <w:pPr>
        <w:rPr>
          <w:sz w:val="22"/>
          <w:szCs w:val="22"/>
        </w:rPr>
      </w:pPr>
      <w:r w:rsidRPr="00C33EBD">
        <w:rPr>
          <w:sz w:val="22"/>
          <w:szCs w:val="22"/>
        </w:rPr>
        <w:t xml:space="preserve">To visualize system operation over multiple days, a case study was performed for the grid-tied and isolated configurations in Page, Arizona. Hourly behavior was simulated over a representative four-day period (April 15-19) using 2020 meteorological data (Fig. 7). </w:t>
      </w:r>
      <w:r w:rsidR="00E71C31" w:rsidRPr="00C33EBD">
        <w:rPr>
          <w:sz w:val="22"/>
          <w:szCs w:val="22"/>
        </w:rPr>
        <w:t>Table</w:t>
      </w:r>
      <w:r w:rsidR="003F4596">
        <w:rPr>
          <w:sz w:val="22"/>
          <w:szCs w:val="22"/>
        </w:rPr>
        <w:t xml:space="preserve"> 3</w:t>
      </w:r>
      <w:r w:rsidR="00E71C31" w:rsidRPr="00C33EBD">
        <w:rPr>
          <w:sz w:val="22"/>
          <w:szCs w:val="22"/>
        </w:rPr>
        <w:t xml:space="preserve"> shows the ratings of each subcomponent in grid-tied and isolated configurations for this case study. </w:t>
      </w:r>
    </w:p>
    <w:p w14:paraId="464D85A0" w14:textId="77777777" w:rsidR="00E85401" w:rsidRDefault="00E85401" w:rsidP="00691CE9">
      <w:pPr>
        <w:rPr>
          <w:sz w:val="22"/>
          <w:szCs w:val="22"/>
        </w:rPr>
      </w:pPr>
    </w:p>
    <w:p w14:paraId="44151CAC" w14:textId="64B021A2" w:rsidR="00E85401" w:rsidRPr="00C33EBD" w:rsidRDefault="00E85401" w:rsidP="00E85401">
      <w:pPr>
        <w:pStyle w:val="TableTitle"/>
        <w:rPr>
          <w:sz w:val="22"/>
          <w:szCs w:val="22"/>
        </w:rPr>
      </w:pPr>
      <w:r w:rsidRPr="00C33EBD">
        <w:rPr>
          <w:sz w:val="22"/>
          <w:szCs w:val="22"/>
        </w:rPr>
        <w:t>TABLE II</w:t>
      </w:r>
      <w:r>
        <w:rPr>
          <w:sz w:val="22"/>
          <w:szCs w:val="22"/>
        </w:rPr>
        <w:t>I</w:t>
      </w:r>
    </w:p>
    <w:tbl>
      <w:tblPr>
        <w:tblpPr w:leftFromText="180" w:rightFromText="180" w:vertAnchor="text" w:horzAnchor="margin" w:tblpY="420"/>
        <w:tblOverlap w:val="never"/>
        <w:tblW w:w="9450" w:type="dxa"/>
        <w:tblBorders>
          <w:top w:val="single" w:sz="12" w:space="0" w:color="808080"/>
          <w:bottom w:val="single" w:sz="12" w:space="0" w:color="808080"/>
        </w:tblBorders>
        <w:tblLayout w:type="fixed"/>
        <w:tblLook w:val="0000" w:firstRow="0" w:lastRow="0" w:firstColumn="0" w:lastColumn="0" w:noHBand="0" w:noVBand="0"/>
      </w:tblPr>
      <w:tblGrid>
        <w:gridCol w:w="4725"/>
        <w:gridCol w:w="4725"/>
      </w:tblGrid>
      <w:tr w:rsidR="00E85401" w:rsidRPr="00C33EBD" w14:paraId="29D7346F" w14:textId="77777777" w:rsidTr="00E85401">
        <w:trPr>
          <w:trHeight w:val="253"/>
        </w:trPr>
        <w:tc>
          <w:tcPr>
            <w:tcW w:w="4725" w:type="dxa"/>
            <w:tcBorders>
              <w:top w:val="double" w:sz="6" w:space="0" w:color="auto"/>
              <w:left w:val="nil"/>
              <w:bottom w:val="single" w:sz="6" w:space="0" w:color="auto"/>
              <w:right w:val="nil"/>
            </w:tcBorders>
            <w:vAlign w:val="center"/>
          </w:tcPr>
          <w:p w14:paraId="00BF655D" w14:textId="77777777" w:rsidR="00E85401" w:rsidRPr="00C33EBD" w:rsidRDefault="00E85401" w:rsidP="00E85401">
            <w:pPr>
              <w:pStyle w:val="TableTitle"/>
              <w:rPr>
                <w:smallCaps w:val="0"/>
                <w:sz w:val="22"/>
                <w:szCs w:val="22"/>
              </w:rPr>
            </w:pPr>
            <w:r w:rsidRPr="00C33EBD">
              <w:rPr>
                <w:sz w:val="22"/>
                <w:szCs w:val="22"/>
              </w:rPr>
              <w:t>Component</w:t>
            </w:r>
          </w:p>
        </w:tc>
        <w:tc>
          <w:tcPr>
            <w:tcW w:w="4725" w:type="dxa"/>
            <w:tcBorders>
              <w:top w:val="double" w:sz="6" w:space="0" w:color="auto"/>
              <w:left w:val="nil"/>
              <w:bottom w:val="single" w:sz="6" w:space="0" w:color="auto"/>
              <w:right w:val="nil"/>
            </w:tcBorders>
          </w:tcPr>
          <w:p w14:paraId="49A05AC8" w14:textId="749902E6" w:rsidR="00E85401" w:rsidRPr="00C33EBD" w:rsidRDefault="00E85401" w:rsidP="00E85401">
            <w:pPr>
              <w:pStyle w:val="TableTitle"/>
              <w:rPr>
                <w:smallCaps w:val="0"/>
                <w:sz w:val="22"/>
                <w:szCs w:val="22"/>
              </w:rPr>
            </w:pPr>
            <w:r>
              <w:rPr>
                <w:sz w:val="22"/>
                <w:szCs w:val="22"/>
              </w:rPr>
              <w:t>Rating</w:t>
            </w:r>
          </w:p>
        </w:tc>
      </w:tr>
      <w:tr w:rsidR="00E85401" w:rsidRPr="00C33EBD" w14:paraId="15EEB7AF" w14:textId="77777777" w:rsidTr="00E85401">
        <w:trPr>
          <w:trHeight w:val="253"/>
        </w:trPr>
        <w:tc>
          <w:tcPr>
            <w:tcW w:w="4725" w:type="dxa"/>
            <w:tcBorders>
              <w:top w:val="nil"/>
              <w:left w:val="nil"/>
              <w:bottom w:val="nil"/>
              <w:right w:val="nil"/>
            </w:tcBorders>
          </w:tcPr>
          <w:p w14:paraId="400346C3" w14:textId="42924EBF" w:rsidR="00E85401" w:rsidRPr="00C33EBD" w:rsidRDefault="00E85401" w:rsidP="00E85401">
            <w:pPr>
              <w:jc w:val="center"/>
              <w:rPr>
                <w:sz w:val="22"/>
                <w:szCs w:val="22"/>
              </w:rPr>
            </w:pPr>
            <w:r w:rsidRPr="00C33EBD">
              <w:rPr>
                <w:sz w:val="22"/>
                <w:szCs w:val="22"/>
              </w:rPr>
              <w:t>PV Array</w:t>
            </w:r>
            <w:r>
              <w:rPr>
                <w:sz w:val="22"/>
                <w:szCs w:val="22"/>
              </w:rPr>
              <w:t xml:space="preserve"> Capacity</w:t>
            </w:r>
          </w:p>
        </w:tc>
        <w:tc>
          <w:tcPr>
            <w:tcW w:w="4725" w:type="dxa"/>
            <w:tcBorders>
              <w:top w:val="nil"/>
              <w:left w:val="nil"/>
              <w:bottom w:val="nil"/>
              <w:right w:val="nil"/>
            </w:tcBorders>
          </w:tcPr>
          <w:p w14:paraId="58BE88C5" w14:textId="7E437A94" w:rsidR="00E85401" w:rsidRPr="00C33EBD" w:rsidRDefault="00E85401" w:rsidP="00E85401">
            <w:pPr>
              <w:jc w:val="center"/>
              <w:rPr>
                <w:sz w:val="22"/>
                <w:szCs w:val="22"/>
              </w:rPr>
            </w:pPr>
            <w:r w:rsidRPr="00E85401">
              <w:rPr>
                <w:sz w:val="22"/>
                <w:szCs w:val="22"/>
              </w:rPr>
              <w:t>4,545,454</w:t>
            </w:r>
            <w:r>
              <w:rPr>
                <w:sz w:val="22"/>
                <w:szCs w:val="22"/>
              </w:rPr>
              <w:t xml:space="preserve"> W</w:t>
            </w:r>
          </w:p>
        </w:tc>
      </w:tr>
      <w:tr w:rsidR="00E85401" w:rsidRPr="00C33EBD" w14:paraId="4A4F541D" w14:textId="77777777" w:rsidTr="00E85401">
        <w:trPr>
          <w:trHeight w:val="253"/>
        </w:trPr>
        <w:tc>
          <w:tcPr>
            <w:tcW w:w="4725" w:type="dxa"/>
            <w:tcBorders>
              <w:top w:val="nil"/>
              <w:left w:val="nil"/>
              <w:bottom w:val="nil"/>
              <w:right w:val="nil"/>
            </w:tcBorders>
          </w:tcPr>
          <w:p w14:paraId="1602B828" w14:textId="446CC344" w:rsidR="00E85401" w:rsidRDefault="00E85401" w:rsidP="00E85401">
            <w:pPr>
              <w:jc w:val="center"/>
              <w:rPr>
                <w:sz w:val="22"/>
                <w:szCs w:val="22"/>
              </w:rPr>
            </w:pPr>
            <w:r w:rsidRPr="00E85401">
              <w:rPr>
                <w:sz w:val="22"/>
                <w:szCs w:val="22"/>
              </w:rPr>
              <w:t>CSP Collector Area</w:t>
            </w:r>
          </w:p>
        </w:tc>
        <w:tc>
          <w:tcPr>
            <w:tcW w:w="4725" w:type="dxa"/>
            <w:tcBorders>
              <w:top w:val="nil"/>
              <w:left w:val="nil"/>
              <w:bottom w:val="nil"/>
              <w:right w:val="nil"/>
            </w:tcBorders>
          </w:tcPr>
          <w:p w14:paraId="015F9121" w14:textId="1B8BE6F1" w:rsidR="00E85401" w:rsidRPr="00E85401" w:rsidRDefault="00E85401" w:rsidP="00E85401">
            <w:pPr>
              <w:jc w:val="center"/>
              <w:rPr>
                <w:sz w:val="22"/>
                <w:szCs w:val="22"/>
              </w:rPr>
            </w:pPr>
            <w:r w:rsidRPr="00E85401">
              <w:rPr>
                <w:sz w:val="22"/>
                <w:szCs w:val="22"/>
              </w:rPr>
              <w:t>13,636</w:t>
            </w:r>
            <w:r>
              <w:rPr>
                <w:sz w:val="22"/>
                <w:szCs w:val="22"/>
              </w:rPr>
              <w:t xml:space="preserve"> m</w:t>
            </w:r>
            <w:r w:rsidRPr="00E85401">
              <w:rPr>
                <w:sz w:val="22"/>
                <w:szCs w:val="22"/>
                <w:vertAlign w:val="superscript"/>
              </w:rPr>
              <w:t>2</w:t>
            </w:r>
          </w:p>
        </w:tc>
      </w:tr>
      <w:tr w:rsidR="00E85401" w:rsidRPr="00C33EBD" w14:paraId="0E2220ED" w14:textId="77777777" w:rsidTr="00E85401">
        <w:trPr>
          <w:trHeight w:val="253"/>
        </w:trPr>
        <w:tc>
          <w:tcPr>
            <w:tcW w:w="4725" w:type="dxa"/>
            <w:tcBorders>
              <w:top w:val="nil"/>
              <w:left w:val="nil"/>
              <w:bottom w:val="nil"/>
              <w:right w:val="nil"/>
            </w:tcBorders>
          </w:tcPr>
          <w:p w14:paraId="020984E7" w14:textId="19C85D06" w:rsidR="00E85401" w:rsidRPr="00C33EBD" w:rsidRDefault="00E85401" w:rsidP="00E85401">
            <w:pPr>
              <w:jc w:val="center"/>
              <w:rPr>
                <w:sz w:val="22"/>
                <w:szCs w:val="22"/>
              </w:rPr>
            </w:pPr>
            <w:r>
              <w:rPr>
                <w:sz w:val="22"/>
                <w:szCs w:val="22"/>
              </w:rPr>
              <w:t>TES Capacity</w:t>
            </w:r>
          </w:p>
        </w:tc>
        <w:tc>
          <w:tcPr>
            <w:tcW w:w="4725" w:type="dxa"/>
            <w:tcBorders>
              <w:top w:val="nil"/>
              <w:left w:val="nil"/>
              <w:bottom w:val="nil"/>
              <w:right w:val="nil"/>
            </w:tcBorders>
          </w:tcPr>
          <w:p w14:paraId="423C3A9B" w14:textId="38DBC93C" w:rsidR="00E85401" w:rsidRPr="00C33EBD" w:rsidRDefault="00E85401" w:rsidP="00E85401">
            <w:pPr>
              <w:jc w:val="center"/>
              <w:rPr>
                <w:sz w:val="22"/>
                <w:szCs w:val="22"/>
              </w:rPr>
            </w:pPr>
            <w:r w:rsidRPr="00E85401">
              <w:rPr>
                <w:sz w:val="22"/>
                <w:szCs w:val="22"/>
              </w:rPr>
              <w:t>90,917,272</w:t>
            </w:r>
            <w:r w:rsidRPr="00C33EBD">
              <w:rPr>
                <w:sz w:val="22"/>
                <w:szCs w:val="22"/>
              </w:rPr>
              <w:t xml:space="preserve"> </w:t>
            </w:r>
            <w:proofErr w:type="spellStart"/>
            <w:r w:rsidRPr="00C33EBD">
              <w:rPr>
                <w:sz w:val="22"/>
                <w:szCs w:val="22"/>
              </w:rPr>
              <w:t>Wh</w:t>
            </w:r>
            <w:proofErr w:type="spellEnd"/>
            <w:r w:rsidRPr="00C33EBD">
              <w:rPr>
                <w:sz w:val="22"/>
                <w:szCs w:val="22"/>
              </w:rPr>
              <w:t>ₜₕ</w:t>
            </w:r>
          </w:p>
        </w:tc>
      </w:tr>
      <w:tr w:rsidR="00E85401" w:rsidRPr="00C33EBD" w14:paraId="4EB82350" w14:textId="77777777" w:rsidTr="00E85401">
        <w:trPr>
          <w:trHeight w:val="253"/>
        </w:trPr>
        <w:tc>
          <w:tcPr>
            <w:tcW w:w="4725" w:type="dxa"/>
            <w:tcBorders>
              <w:top w:val="nil"/>
              <w:left w:val="nil"/>
              <w:bottom w:val="nil"/>
              <w:right w:val="nil"/>
            </w:tcBorders>
          </w:tcPr>
          <w:p w14:paraId="5B9D010A" w14:textId="03DB73F7" w:rsidR="00E85401" w:rsidRPr="00C33EBD" w:rsidRDefault="00E85401" w:rsidP="00E85401">
            <w:pPr>
              <w:jc w:val="center"/>
              <w:rPr>
                <w:sz w:val="22"/>
                <w:szCs w:val="22"/>
              </w:rPr>
            </w:pPr>
            <w:r w:rsidRPr="00E85401">
              <w:rPr>
                <w:sz w:val="22"/>
                <w:szCs w:val="22"/>
              </w:rPr>
              <w:t>Max TES Output</w:t>
            </w:r>
          </w:p>
        </w:tc>
        <w:tc>
          <w:tcPr>
            <w:tcW w:w="4725" w:type="dxa"/>
            <w:tcBorders>
              <w:top w:val="nil"/>
              <w:left w:val="nil"/>
              <w:bottom w:val="nil"/>
              <w:right w:val="nil"/>
            </w:tcBorders>
          </w:tcPr>
          <w:p w14:paraId="313DCD7A" w14:textId="2B92E973" w:rsidR="00E85401" w:rsidRPr="00C33EBD" w:rsidRDefault="00E85401" w:rsidP="00E85401">
            <w:pPr>
              <w:jc w:val="center"/>
              <w:rPr>
                <w:sz w:val="22"/>
                <w:szCs w:val="22"/>
              </w:rPr>
            </w:pPr>
            <w:r w:rsidRPr="00E85401">
              <w:rPr>
                <w:sz w:val="22"/>
                <w:szCs w:val="22"/>
              </w:rPr>
              <w:t>1,000,000</w:t>
            </w:r>
            <w:r>
              <w:rPr>
                <w:sz w:val="22"/>
                <w:szCs w:val="22"/>
              </w:rPr>
              <w:t xml:space="preserve"> W</w:t>
            </w:r>
          </w:p>
        </w:tc>
      </w:tr>
      <w:tr w:rsidR="00E85401" w:rsidRPr="00C33EBD" w14:paraId="71DB998D" w14:textId="77777777" w:rsidTr="00E85401">
        <w:trPr>
          <w:trHeight w:val="253"/>
        </w:trPr>
        <w:tc>
          <w:tcPr>
            <w:tcW w:w="4725" w:type="dxa"/>
            <w:tcBorders>
              <w:top w:val="nil"/>
              <w:left w:val="nil"/>
              <w:bottom w:val="double" w:sz="6" w:space="0" w:color="auto"/>
              <w:right w:val="nil"/>
            </w:tcBorders>
          </w:tcPr>
          <w:p w14:paraId="092F8237" w14:textId="618CA159" w:rsidR="00E85401" w:rsidRPr="00C33EBD" w:rsidRDefault="00E85401" w:rsidP="00E85401">
            <w:pPr>
              <w:jc w:val="center"/>
              <w:rPr>
                <w:sz w:val="22"/>
                <w:szCs w:val="22"/>
              </w:rPr>
            </w:pPr>
            <w:r w:rsidRPr="00E85401">
              <w:rPr>
                <w:sz w:val="22"/>
                <w:szCs w:val="22"/>
              </w:rPr>
              <w:t>Electrical Load</w:t>
            </w:r>
          </w:p>
        </w:tc>
        <w:tc>
          <w:tcPr>
            <w:tcW w:w="4725" w:type="dxa"/>
            <w:tcBorders>
              <w:top w:val="nil"/>
              <w:left w:val="nil"/>
              <w:bottom w:val="double" w:sz="6" w:space="0" w:color="auto"/>
              <w:right w:val="nil"/>
            </w:tcBorders>
          </w:tcPr>
          <w:p w14:paraId="7EA33CC3" w14:textId="7BD1C476" w:rsidR="00E85401" w:rsidRPr="00C33EBD" w:rsidRDefault="00E85401" w:rsidP="00E85401">
            <w:pPr>
              <w:jc w:val="center"/>
              <w:rPr>
                <w:sz w:val="22"/>
                <w:szCs w:val="22"/>
              </w:rPr>
            </w:pPr>
            <w:r w:rsidRPr="00E85401">
              <w:rPr>
                <w:sz w:val="22"/>
                <w:szCs w:val="22"/>
              </w:rPr>
              <w:t>1,000,000</w:t>
            </w:r>
            <w:r>
              <w:rPr>
                <w:sz w:val="22"/>
                <w:szCs w:val="22"/>
              </w:rPr>
              <w:t xml:space="preserve"> W</w:t>
            </w:r>
          </w:p>
        </w:tc>
      </w:tr>
    </w:tbl>
    <w:p w14:paraId="19EE10AE" w14:textId="5C73453F" w:rsidR="003F4596" w:rsidRDefault="00E85401" w:rsidP="00E85401">
      <w:pPr>
        <w:jc w:val="center"/>
        <w:rPr>
          <w:sz w:val="22"/>
          <w:szCs w:val="22"/>
        </w:rPr>
      </w:pPr>
      <w:r w:rsidRPr="00E85401">
        <w:rPr>
          <w:smallCaps/>
          <w:kern w:val="0"/>
          <w:sz w:val="22"/>
          <w:szCs w:val="22"/>
        </w:rPr>
        <w:t>System Component Ratings for the Page, AZ Case Study</w:t>
      </w:r>
    </w:p>
    <w:p w14:paraId="5D507DFF" w14:textId="21B05867" w:rsidR="00691CE9" w:rsidRPr="00C33EBD" w:rsidRDefault="00BC59E2" w:rsidP="00691CE9">
      <w:pPr>
        <w:rPr>
          <w:b/>
          <w:bCs/>
          <w:sz w:val="22"/>
          <w:szCs w:val="22"/>
        </w:rPr>
      </w:pPr>
      <w:r w:rsidRPr="00C33EBD">
        <w:rPr>
          <w:noProof/>
          <w:sz w:val="22"/>
          <w:szCs w:val="22"/>
        </w:rPr>
        <w:lastRenderedPageBreak/>
        <w:drawing>
          <wp:anchor distT="0" distB="0" distL="114300" distR="114300" simplePos="0" relativeHeight="251658241" behindDoc="1" locked="0" layoutInCell="1" allowOverlap="1" wp14:anchorId="0ED06B00" wp14:editId="71865244">
            <wp:simplePos x="0" y="0"/>
            <wp:positionH relativeFrom="margin">
              <wp:align>center</wp:align>
            </wp:positionH>
            <wp:positionV relativeFrom="paragraph">
              <wp:posOffset>78740</wp:posOffset>
            </wp:positionV>
            <wp:extent cx="6396990" cy="4100830"/>
            <wp:effectExtent l="0" t="0" r="3810" b="0"/>
            <wp:wrapTight wrapText="bothSides">
              <wp:wrapPolygon edited="0">
                <wp:start x="0" y="0"/>
                <wp:lineTo x="0" y="21473"/>
                <wp:lineTo x="21549" y="21473"/>
                <wp:lineTo x="21549" y="0"/>
                <wp:lineTo x="0" y="0"/>
              </wp:wrapPolygon>
            </wp:wrapTight>
            <wp:docPr id="425386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86777" name="Picture 1" descr="A screenshot of a graph&#10;&#10;AI-generated content may be incorrect."/>
                    <pic:cNvPicPr/>
                  </pic:nvPicPr>
                  <pic:blipFill rotWithShape="1">
                    <a:blip r:embed="rId23" cstate="print">
                      <a:extLst>
                        <a:ext uri="{28A0092B-C50C-407E-A947-70E740481C1C}">
                          <a14:useLocalDpi xmlns:a14="http://schemas.microsoft.com/office/drawing/2010/main" val="0"/>
                        </a:ext>
                      </a:extLst>
                    </a:blip>
                    <a:srcRect t="7491"/>
                    <a:stretch/>
                  </pic:blipFill>
                  <pic:spPr bwMode="auto">
                    <a:xfrm>
                      <a:off x="0" y="0"/>
                      <a:ext cx="6396990" cy="4100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FE7521" w14:textId="77777777" w:rsidR="00691CE9" w:rsidRPr="00C33EBD" w:rsidRDefault="00691CE9" w:rsidP="00691CE9">
      <w:pPr>
        <w:rPr>
          <w:b/>
          <w:bCs/>
          <w:sz w:val="22"/>
          <w:szCs w:val="22"/>
        </w:rPr>
        <w:sectPr w:rsidR="00691CE9" w:rsidRPr="00C33EBD" w:rsidSect="006245E2">
          <w:type w:val="continuous"/>
          <w:pgSz w:w="12240" w:h="15840"/>
          <w:pgMar w:top="1440" w:right="1440" w:bottom="1440" w:left="1440" w:header="720" w:footer="720" w:gutter="0"/>
          <w:cols w:space="540"/>
        </w:sectPr>
      </w:pPr>
    </w:p>
    <w:tbl>
      <w:tblPr>
        <w:tblStyle w:val="TableGrid"/>
        <w:tblW w:w="936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91CE9" w:rsidRPr="00C33EBD" w14:paraId="50630201" w14:textId="77777777" w:rsidTr="00B85EE8">
        <w:tc>
          <w:tcPr>
            <w:tcW w:w="9360" w:type="dxa"/>
          </w:tcPr>
          <w:p w14:paraId="03E0567F" w14:textId="2B828779" w:rsidR="00691CE9" w:rsidRPr="00BC59E2" w:rsidRDefault="00691CE9">
            <w:r w:rsidRPr="00BC59E2">
              <w:t>Fig. 7 Hourly energy balance comparison over a three-day period in Page, Arizona for the grid-tied (left) and isolated (right) system configurations at 85% load met.</w:t>
            </w:r>
            <w:r w:rsidR="00782E5B">
              <w:t xml:space="preserve"> </w:t>
            </w:r>
            <w:r w:rsidRPr="00BC59E2">
              <w:t>Top row: Energy supply to load by source, showing the role of PV, TES, and grid power (grid-tied only). Middle row: TES state-of-charge, PV generation, and CSP output alongside DNI. Bottom row: Ice production and PV excess behavior. In the grid-tied case, grid electricity supplements ice production when PV is insufficient, enabling more efficient use of later PV for TES charging or load supply. The isolated system lacks this flexibility, leading to more frequent curtailment of excess PV.</w:t>
            </w:r>
          </w:p>
        </w:tc>
      </w:tr>
    </w:tbl>
    <w:p w14:paraId="0150BF3A" w14:textId="77777777" w:rsidR="00691CE9" w:rsidRPr="00C33EBD" w:rsidRDefault="00691CE9" w:rsidP="00691CE9">
      <w:pPr>
        <w:rPr>
          <w:b/>
          <w:bCs/>
          <w:sz w:val="22"/>
          <w:szCs w:val="22"/>
        </w:rPr>
        <w:sectPr w:rsidR="00691CE9" w:rsidRPr="00C33EBD" w:rsidSect="006245E2">
          <w:type w:val="continuous"/>
          <w:pgSz w:w="12240" w:h="15840"/>
          <w:pgMar w:top="1440" w:right="1440" w:bottom="1440" w:left="1440" w:header="720" w:footer="720" w:gutter="0"/>
          <w:cols w:space="540"/>
        </w:sectPr>
      </w:pPr>
    </w:p>
    <w:p w14:paraId="11C4C5E7" w14:textId="77777777" w:rsidR="00691CE9" w:rsidRPr="00C33EBD" w:rsidRDefault="00691CE9" w:rsidP="00691CE9">
      <w:pPr>
        <w:rPr>
          <w:sz w:val="22"/>
          <w:szCs w:val="22"/>
        </w:rPr>
      </w:pPr>
      <w:r w:rsidRPr="00C33EBD">
        <w:rPr>
          <w:sz w:val="22"/>
          <w:szCs w:val="22"/>
        </w:rPr>
        <w:t xml:space="preserve">In both configurations, PV and TES work in tandem to meet daytime load. TES is typically charged in the afternoon when PV and CSP output are </w:t>
      </w:r>
      <w:proofErr w:type="gramStart"/>
      <w:r w:rsidRPr="00C33EBD">
        <w:rPr>
          <w:sz w:val="22"/>
          <w:szCs w:val="22"/>
        </w:rPr>
        <w:t>abundant, and</w:t>
      </w:r>
      <w:proofErr w:type="gramEnd"/>
      <w:r w:rsidRPr="00C33EBD">
        <w:rPr>
          <w:sz w:val="22"/>
          <w:szCs w:val="22"/>
        </w:rPr>
        <w:t xml:space="preserve"> discharged in the evening or early morning when solar resources are unavailable. However, the two configurations diverge in terms of system flexibility and energy allocation strategy. In the grid-tied system, the availability of grid electricity allows for smoother transitions and shallower TES depletion cycles. During early morning and overnight hours, grid power supplements demand, reducing the pressure on TES to provide extended discharge, while in the isolated configuration, load must be entirely met by PV and TES. As a result, TES is cycled more deeply, and brief periods of unmet load occur primarily in the early morning hours when TES is </w:t>
      </w:r>
      <w:proofErr w:type="gramStart"/>
      <w:r w:rsidRPr="00C33EBD">
        <w:rPr>
          <w:sz w:val="22"/>
          <w:szCs w:val="22"/>
        </w:rPr>
        <w:t>depleted</w:t>
      </w:r>
      <w:proofErr w:type="gramEnd"/>
      <w:r w:rsidRPr="00C33EBD">
        <w:rPr>
          <w:sz w:val="22"/>
          <w:szCs w:val="22"/>
        </w:rPr>
        <w:t xml:space="preserve"> and solar input has not yet resumed.</w:t>
      </w:r>
    </w:p>
    <w:p w14:paraId="4AB948A8" w14:textId="1D7AE00E" w:rsidR="00BB2994" w:rsidRPr="00C33EBD" w:rsidRDefault="00691CE9">
      <w:pPr>
        <w:ind w:firstLine="720"/>
        <w:rPr>
          <w:ins w:id="113" w:author="McLaughlin, Luke Patrick" w:date="2025-04-07T16:00:00Z"/>
          <w:sz w:val="22"/>
          <w:szCs w:val="22"/>
        </w:rPr>
        <w:pPrChange w:id="114" w:author="McLaughlin, Luke Patrick" w:date="2025-04-07T15:54:00Z">
          <w:pPr/>
        </w:pPrChange>
      </w:pPr>
      <w:r w:rsidRPr="00C33EBD">
        <w:rPr>
          <w:sz w:val="22"/>
          <w:szCs w:val="22"/>
        </w:rPr>
        <w:t>T</w:t>
      </w:r>
      <w:commentRangeStart w:id="115"/>
      <w:commentRangeStart w:id="116"/>
      <w:r w:rsidRPr="00C33EBD">
        <w:rPr>
          <w:sz w:val="22"/>
          <w:szCs w:val="22"/>
        </w:rPr>
        <w:t xml:space="preserve">he bottom sections </w:t>
      </w:r>
      <w:proofErr w:type="gramStart"/>
      <w:r w:rsidRPr="00C33EBD">
        <w:rPr>
          <w:sz w:val="22"/>
          <w:szCs w:val="22"/>
        </w:rPr>
        <w:t>highlights</w:t>
      </w:r>
      <w:proofErr w:type="gramEnd"/>
      <w:r w:rsidRPr="00C33EBD">
        <w:rPr>
          <w:sz w:val="22"/>
          <w:szCs w:val="22"/>
        </w:rPr>
        <w:t xml:space="preserve"> the implications of these differences for ice production and PV utilization. In the grid-tied system, </w:t>
      </w:r>
      <w:r w:rsidR="00E4575C" w:rsidRPr="00C33EBD">
        <w:rPr>
          <w:sz w:val="22"/>
          <w:szCs w:val="22"/>
        </w:rPr>
        <w:t xml:space="preserve">PV energy remaining after initial ice-making and load satisfaction is </w:t>
      </w:r>
      <w:r w:rsidR="00BB2994" w:rsidRPr="00C33EBD">
        <w:rPr>
          <w:sz w:val="22"/>
          <w:szCs w:val="22"/>
        </w:rPr>
        <w:t>completely</w:t>
      </w:r>
      <w:r w:rsidR="00E4575C" w:rsidRPr="00C33EBD">
        <w:rPr>
          <w:sz w:val="22"/>
          <w:szCs w:val="22"/>
        </w:rPr>
        <w:t xml:space="preserve"> directed to TES charging, as the grid is available to produce the ice needed to accommodate excess heat in the TES. </w:t>
      </w:r>
      <w:r w:rsidRPr="00C33EBD">
        <w:rPr>
          <w:sz w:val="22"/>
          <w:szCs w:val="22"/>
        </w:rPr>
        <w:t xml:space="preserve"> </w:t>
      </w:r>
      <w:r w:rsidR="00E4575C" w:rsidRPr="00C33EBD">
        <w:rPr>
          <w:sz w:val="22"/>
          <w:szCs w:val="22"/>
        </w:rPr>
        <w:t>In</w:t>
      </w:r>
      <w:r w:rsidRPr="00C33EBD">
        <w:rPr>
          <w:sz w:val="22"/>
          <w:szCs w:val="22"/>
        </w:rPr>
        <w:t xml:space="preserve"> contrast, the isolated system relies solely on PV</w:t>
      </w:r>
      <w:r w:rsidR="00BB2994" w:rsidRPr="00C33EBD">
        <w:rPr>
          <w:sz w:val="22"/>
          <w:szCs w:val="22"/>
        </w:rPr>
        <w:t xml:space="preserve"> for ice-production</w:t>
      </w:r>
      <w:r w:rsidRPr="00C33EBD">
        <w:rPr>
          <w:sz w:val="22"/>
          <w:szCs w:val="22"/>
        </w:rPr>
        <w:t>, limiting ice production to periods when surplus solar is available</w:t>
      </w:r>
      <w:r w:rsidR="00BB2994" w:rsidRPr="00C33EBD">
        <w:rPr>
          <w:sz w:val="22"/>
          <w:szCs w:val="22"/>
        </w:rPr>
        <w:t xml:space="preserve"> and reducing effectiveness of the excess PV stored in TES</w:t>
      </w:r>
      <w:r w:rsidRPr="00C33EBD">
        <w:rPr>
          <w:sz w:val="22"/>
          <w:szCs w:val="22"/>
        </w:rPr>
        <w:t xml:space="preserve">. This constraint leads to </w:t>
      </w:r>
      <w:r w:rsidR="00E71C31" w:rsidRPr="00C33EBD">
        <w:rPr>
          <w:sz w:val="22"/>
          <w:szCs w:val="22"/>
        </w:rPr>
        <w:t>oversized PV systems</w:t>
      </w:r>
      <w:r w:rsidR="00BB2994" w:rsidRPr="00C33EBD">
        <w:rPr>
          <w:sz w:val="22"/>
          <w:szCs w:val="22"/>
        </w:rPr>
        <w:t xml:space="preserve"> compared to grid-tied systems for the same LMP</w:t>
      </w:r>
      <w:r w:rsidR="00E71C31" w:rsidRPr="00C33EBD">
        <w:rPr>
          <w:sz w:val="22"/>
          <w:szCs w:val="22"/>
        </w:rPr>
        <w:t xml:space="preserve">, consequently </w:t>
      </w:r>
      <w:r w:rsidRPr="00C33EBD">
        <w:rPr>
          <w:sz w:val="22"/>
          <w:szCs w:val="22"/>
        </w:rPr>
        <w:t>increas</w:t>
      </w:r>
      <w:r w:rsidR="00E71C31" w:rsidRPr="00C33EBD">
        <w:rPr>
          <w:sz w:val="22"/>
          <w:szCs w:val="22"/>
        </w:rPr>
        <w:t>ing</w:t>
      </w:r>
      <w:r w:rsidRPr="00C33EBD">
        <w:rPr>
          <w:sz w:val="22"/>
          <w:szCs w:val="22"/>
        </w:rPr>
        <w:t xml:space="preserve"> </w:t>
      </w:r>
      <w:r w:rsidR="00E71C31" w:rsidRPr="00C33EBD">
        <w:rPr>
          <w:sz w:val="22"/>
          <w:szCs w:val="22"/>
        </w:rPr>
        <w:t xml:space="preserve">annual </w:t>
      </w:r>
      <w:r w:rsidRPr="00C33EBD">
        <w:rPr>
          <w:sz w:val="22"/>
          <w:szCs w:val="22"/>
        </w:rPr>
        <w:t>curtailment of PV energy in the isolated case, as there are fewer flexible loads available to absorb midday excess.</w:t>
      </w:r>
      <w:commentRangeEnd w:id="115"/>
      <w:r w:rsidR="00740835" w:rsidRPr="00C33EBD">
        <w:rPr>
          <w:rStyle w:val="CommentReference"/>
          <w:sz w:val="22"/>
          <w:szCs w:val="22"/>
        </w:rPr>
        <w:commentReference w:id="115"/>
      </w:r>
      <w:commentRangeEnd w:id="116"/>
      <w:r w:rsidR="00A22A2F" w:rsidRPr="00C33EBD">
        <w:rPr>
          <w:rStyle w:val="CommentReference"/>
          <w:sz w:val="22"/>
          <w:szCs w:val="22"/>
        </w:rPr>
        <w:commentReference w:id="116"/>
      </w:r>
      <w:r w:rsidR="00BB2994" w:rsidRPr="00C33EBD">
        <w:rPr>
          <w:sz w:val="22"/>
          <w:szCs w:val="22"/>
        </w:rPr>
        <w:t xml:space="preserve"> </w:t>
      </w:r>
    </w:p>
    <w:tbl>
      <w:tblPr>
        <w:tblStyle w:val="TableGrid"/>
        <w:tblpPr w:leftFromText="180" w:rightFromText="180" w:vertAnchor="text" w:tblpY="72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C16BA" w:rsidRPr="00C33EBD" w14:paraId="7BD788C7" w14:textId="77777777" w:rsidTr="00FC16BA">
        <w:tc>
          <w:tcPr>
            <w:tcW w:w="9360" w:type="dxa"/>
          </w:tcPr>
          <w:p w14:paraId="2DEAD888" w14:textId="77777777" w:rsidR="00FC16BA" w:rsidRPr="00C33EBD" w:rsidRDefault="00FC16BA" w:rsidP="00FC16BA">
            <w:pPr>
              <w:rPr>
                <w:sz w:val="22"/>
                <w:szCs w:val="22"/>
              </w:rPr>
            </w:pPr>
          </w:p>
          <w:p w14:paraId="2581B3B2" w14:textId="77777777" w:rsidR="00FC16BA" w:rsidRPr="00C33EBD" w:rsidRDefault="00FC16BA" w:rsidP="00FC16BA">
            <w:pPr>
              <w:rPr>
                <w:sz w:val="22"/>
                <w:szCs w:val="22"/>
              </w:rPr>
            </w:pPr>
            <w:r w:rsidRPr="00C33EBD">
              <w:rPr>
                <w:sz w:val="22"/>
                <w:szCs w:val="22"/>
              </w:rPr>
              <w:t>Fig. 8 Seasonal variation in hourly energy delivery to the load for a grid-tied system in Page, AZ at 85% load met</w:t>
            </w:r>
          </w:p>
        </w:tc>
      </w:tr>
    </w:tbl>
    <w:p w14:paraId="340E87B4" w14:textId="64683852" w:rsidR="00691CE9" w:rsidRPr="00C33EBD" w:rsidRDefault="00B85EE8">
      <w:pPr>
        <w:ind w:firstLine="720"/>
        <w:rPr>
          <w:sz w:val="22"/>
          <w:szCs w:val="22"/>
        </w:rPr>
        <w:pPrChange w:id="117" w:author="McLaughlin, Luke Patrick" w:date="2025-04-07T16:00:00Z">
          <w:pPr/>
        </w:pPrChange>
      </w:pPr>
      <w:r w:rsidRPr="00C33EBD">
        <w:rPr>
          <w:noProof/>
          <w:sz w:val="22"/>
          <w:szCs w:val="22"/>
        </w:rPr>
        <w:drawing>
          <wp:anchor distT="0" distB="0" distL="114300" distR="114300" simplePos="0" relativeHeight="251658242" behindDoc="1" locked="0" layoutInCell="1" allowOverlap="1" wp14:anchorId="47C45850" wp14:editId="16F735DC">
            <wp:simplePos x="0" y="0"/>
            <wp:positionH relativeFrom="margin">
              <wp:posOffset>-533400</wp:posOffset>
            </wp:positionH>
            <wp:positionV relativeFrom="paragraph">
              <wp:posOffset>454660</wp:posOffset>
            </wp:positionV>
            <wp:extent cx="6953250" cy="4177030"/>
            <wp:effectExtent l="0" t="0" r="0" b="0"/>
            <wp:wrapTight wrapText="bothSides">
              <wp:wrapPolygon edited="0">
                <wp:start x="0" y="0"/>
                <wp:lineTo x="0" y="21475"/>
                <wp:lineTo x="21541" y="21475"/>
                <wp:lineTo x="21541" y="0"/>
                <wp:lineTo x="0" y="0"/>
              </wp:wrapPolygon>
            </wp:wrapTight>
            <wp:docPr id="1264944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442" name="Picture 1" descr="A screenshot of a graph&#10;&#10;AI-generated content may be incorrect."/>
                    <pic:cNvPicPr/>
                  </pic:nvPicPr>
                  <pic:blipFill rotWithShape="1">
                    <a:blip r:embed="rId24" cstate="print">
                      <a:extLst>
                        <a:ext uri="{28A0092B-C50C-407E-A947-70E740481C1C}">
                          <a14:useLocalDpi xmlns:a14="http://schemas.microsoft.com/office/drawing/2010/main" val="0"/>
                        </a:ext>
                      </a:extLst>
                    </a:blip>
                    <a:srcRect t="9202"/>
                    <a:stretch/>
                  </pic:blipFill>
                  <pic:spPr bwMode="auto">
                    <a:xfrm>
                      <a:off x="0" y="0"/>
                      <a:ext cx="6953250" cy="4177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994" w:rsidRPr="00C33EBD">
        <w:rPr>
          <w:sz w:val="22"/>
          <w:szCs w:val="22"/>
        </w:rPr>
        <w:t xml:space="preserve">Together, </w:t>
      </w:r>
      <w:r w:rsidR="003F4596" w:rsidRPr="00C33EBD">
        <w:rPr>
          <w:sz w:val="22"/>
          <w:szCs w:val="22"/>
        </w:rPr>
        <w:t>this result</w:t>
      </w:r>
      <w:r w:rsidR="00BB2994" w:rsidRPr="00C33EBD">
        <w:rPr>
          <w:sz w:val="22"/>
          <w:szCs w:val="22"/>
        </w:rPr>
        <w:t xml:space="preserve"> highlights that g</w:t>
      </w:r>
      <w:r w:rsidR="00691CE9" w:rsidRPr="00C33EBD">
        <w:rPr>
          <w:sz w:val="22"/>
          <w:szCs w:val="22"/>
        </w:rPr>
        <w:t xml:space="preserve">rid availability enhances the system’s ability to smooth variability, maintain ice charging ability, </w:t>
      </w:r>
      <w:r w:rsidR="00BB2994" w:rsidRPr="00C33EBD">
        <w:rPr>
          <w:sz w:val="22"/>
          <w:szCs w:val="22"/>
        </w:rPr>
        <w:t xml:space="preserve">more effectively utilize excess PV generation, </w:t>
      </w:r>
      <w:r w:rsidR="00691CE9" w:rsidRPr="00C33EBD">
        <w:rPr>
          <w:sz w:val="22"/>
          <w:szCs w:val="22"/>
        </w:rPr>
        <w:t xml:space="preserve">and reduce the need for overdesign of generation and storage. </w:t>
      </w:r>
    </w:p>
    <w:p w14:paraId="2C78D910" w14:textId="77777777" w:rsidR="00691CE9" w:rsidRPr="00C33EBD" w:rsidRDefault="00691CE9" w:rsidP="00691CE9">
      <w:pPr>
        <w:rPr>
          <w:sz w:val="22"/>
          <w:szCs w:val="22"/>
        </w:rPr>
      </w:pPr>
      <w:r w:rsidRPr="00C33EBD">
        <w:rPr>
          <w:sz w:val="22"/>
          <w:szCs w:val="22"/>
        </w:rPr>
        <w:t xml:space="preserve">      Figure 8 illustrates seasonal variations in energy delivery for a grid-tied system in Page, AZ at the 85% load-met case. Four representative days - April 15 (spring), July 15 (summer), October 15 (fall), and January 15 (winter) - demonstrate how contributions from PV, TES, and the grid shift throughout the year. In spring and summer, PV generation is high and well-aligned with demand, allowing the system to meet most of the load directly from PV. TES is discharged during early morning and evening hours, while grid reliance remains minimal. In fall, reduced solar availability leads to moderate grid use, particularly in early morning hours when TES has not fully recharged.</w:t>
      </w:r>
    </w:p>
    <w:p w14:paraId="332BF808" w14:textId="77777777" w:rsidR="00691CE9" w:rsidRPr="00C33EBD" w:rsidRDefault="00691CE9" w:rsidP="00691CE9">
      <w:pPr>
        <w:rPr>
          <w:sz w:val="22"/>
          <w:szCs w:val="22"/>
        </w:rPr>
      </w:pPr>
      <w:r w:rsidRPr="00C33EBD">
        <w:rPr>
          <w:sz w:val="22"/>
          <w:szCs w:val="22"/>
        </w:rPr>
        <w:t xml:space="preserve">     Winter represents the most constrained scenario. TES is typically fully depleted by early morning, and lower solar resource availability means insufficient energy is available to recharge it fully. Grid power plays a much more substantial role, meeting 40.5% of the daily load on average during January, compared to just 15% across the full year. Although PV generation eventually ramps up during midday and satisfies much of the load, grid reliance resurges in the evening as TES is again depleted.</w:t>
      </w:r>
    </w:p>
    <w:p w14:paraId="38D70DBE" w14:textId="77777777" w:rsidR="00691CE9" w:rsidRPr="00C33EBD" w:rsidRDefault="00691CE9" w:rsidP="00691CE9">
      <w:pPr>
        <w:rPr>
          <w:sz w:val="22"/>
          <w:szCs w:val="22"/>
        </w:rPr>
        <w:sectPr w:rsidR="00691CE9" w:rsidRPr="00C33EBD" w:rsidSect="006245E2">
          <w:type w:val="continuous"/>
          <w:pgSz w:w="12240" w:h="15840"/>
          <w:pgMar w:top="1440" w:right="1440" w:bottom="1440" w:left="1440" w:header="720" w:footer="720" w:gutter="0"/>
          <w:cols w:space="540"/>
        </w:sectPr>
      </w:pPr>
    </w:p>
    <w:p w14:paraId="043FE15B" w14:textId="77777777" w:rsidR="00691CE9" w:rsidRPr="00C33EBD" w:rsidRDefault="00691CE9" w:rsidP="00691CE9">
      <w:pPr>
        <w:rPr>
          <w:sz w:val="22"/>
          <w:szCs w:val="22"/>
        </w:rPr>
        <w:sectPr w:rsidR="00691CE9" w:rsidRPr="00C33EBD" w:rsidSect="006245E2">
          <w:type w:val="continuous"/>
          <w:pgSz w:w="12240" w:h="15840"/>
          <w:pgMar w:top="1440" w:right="1440" w:bottom="1440" w:left="1440" w:header="720" w:footer="720" w:gutter="0"/>
          <w:cols w:space="540"/>
        </w:sectPr>
      </w:pPr>
    </w:p>
    <w:p w14:paraId="21B5018E" w14:textId="77777777" w:rsidR="00691CE9" w:rsidRPr="00C33EBD" w:rsidRDefault="00691CE9" w:rsidP="00691CE9">
      <w:pPr>
        <w:rPr>
          <w:b/>
          <w:bCs/>
          <w:sz w:val="22"/>
          <w:szCs w:val="22"/>
        </w:rPr>
      </w:pPr>
      <w:r w:rsidRPr="00C33EBD">
        <w:rPr>
          <w:b/>
          <w:bCs/>
          <w:sz w:val="22"/>
          <w:szCs w:val="22"/>
        </w:rPr>
        <w:lastRenderedPageBreak/>
        <w:t>Capital Cost Breakdown and Sensitivity Analysis</w:t>
      </w:r>
    </w:p>
    <w:p w14:paraId="38095F7B" w14:textId="77777777" w:rsidR="00691CE9" w:rsidRPr="00C33EBD" w:rsidRDefault="00691CE9" w:rsidP="00691CE9">
      <w:pPr>
        <w:rPr>
          <w:sz w:val="22"/>
          <w:szCs w:val="22"/>
        </w:rPr>
      </w:pPr>
      <w:r w:rsidRPr="00C33EBD">
        <w:rPr>
          <w:sz w:val="22"/>
          <w:szCs w:val="22"/>
        </w:rPr>
        <w:t>Figure 10 presents the CAPEX breakdown by component for the grid-tied systems achieving 85% load met across the locations analyzed in this study. Across all sites, due to their high capacities in this high LMP scenario, PV capital expenditures dominate total system cost, contributing approximately 60–70% of total CAPEX. TES and the power block represent smaller fractions, while CSP accounts for a modest but location-dependent share. Notably, the highest overall CAPEX values are observed in humid or lower-irradiance climates such as West Virginia and Clearwater, Florida, due to the increased PV and TES capacities required to achieve similar performance.</w:t>
      </w:r>
    </w:p>
    <w:p w14:paraId="5AA0C2AE" w14:textId="77777777" w:rsidR="00691CE9" w:rsidRPr="00C33EBD" w:rsidRDefault="00691CE9" w:rsidP="00691CE9">
      <w:pPr>
        <w:rPr>
          <w:sz w:val="22"/>
          <w:szCs w:val="22"/>
        </w:rPr>
      </w:pPr>
    </w:p>
    <w:p w14:paraId="6459749C" w14:textId="77777777" w:rsidR="00691CE9" w:rsidRPr="00C33EBD" w:rsidRDefault="00691CE9" w:rsidP="00691CE9">
      <w:pPr>
        <w:jc w:val="center"/>
        <w:rPr>
          <w:sz w:val="22"/>
          <w:szCs w:val="22"/>
        </w:rPr>
      </w:pPr>
      <w:r w:rsidRPr="00C33EBD">
        <w:rPr>
          <w:noProof/>
          <w:sz w:val="22"/>
          <w:szCs w:val="22"/>
        </w:rPr>
        <w:drawing>
          <wp:inline distT="0" distB="0" distL="0" distR="0" wp14:anchorId="1B5EEB78" wp14:editId="61B1A73F">
            <wp:extent cx="3165231" cy="1787461"/>
            <wp:effectExtent l="0" t="0" r="0" b="3810"/>
            <wp:docPr id="3680486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76" name="Picture 1" descr="A graph of different colored bars&#10;&#10;AI-generated content may be incorrect."/>
                    <pic:cNvPicPr/>
                  </pic:nvPicPr>
                  <pic:blipFill>
                    <a:blip r:embed="rId25"/>
                    <a:stretch>
                      <a:fillRect/>
                    </a:stretch>
                  </pic:blipFill>
                  <pic:spPr>
                    <a:xfrm>
                      <a:off x="0" y="0"/>
                      <a:ext cx="3195863" cy="1804760"/>
                    </a:xfrm>
                    <a:prstGeom prst="rect">
                      <a:avLst/>
                    </a:prstGeom>
                  </pic:spPr>
                </pic:pic>
              </a:graphicData>
            </a:graphic>
          </wp:inline>
        </w:drawing>
      </w:r>
    </w:p>
    <w:p w14:paraId="56DB77FC" w14:textId="77777777" w:rsidR="00691CE9" w:rsidRPr="00C33EBD" w:rsidRDefault="00691CE9" w:rsidP="00691CE9">
      <w:pPr>
        <w:rPr>
          <w:sz w:val="22"/>
          <w:szCs w:val="22"/>
        </w:rPr>
      </w:pPr>
      <w:r w:rsidRPr="00C33EBD">
        <w:rPr>
          <w:sz w:val="22"/>
          <w:szCs w:val="22"/>
        </w:rPr>
        <w:t xml:space="preserve">Fig. 10. Component-wise CAPEX breakdown for the 85% load-met, grid-tied system across twelve U.S. locations. </w:t>
      </w:r>
    </w:p>
    <w:p w14:paraId="3C96ED4B" w14:textId="77777777" w:rsidR="00691CE9" w:rsidRPr="00C33EBD" w:rsidRDefault="00691CE9" w:rsidP="00691CE9">
      <w:pPr>
        <w:rPr>
          <w:sz w:val="22"/>
          <w:szCs w:val="22"/>
        </w:rPr>
      </w:pPr>
    </w:p>
    <w:p w14:paraId="051A1B8F" w14:textId="77777777" w:rsidR="00691CE9" w:rsidRPr="00C33EBD" w:rsidRDefault="00691CE9" w:rsidP="00691CE9">
      <w:pPr>
        <w:rPr>
          <w:sz w:val="22"/>
          <w:szCs w:val="22"/>
        </w:rPr>
      </w:pPr>
      <w:r w:rsidRPr="00C33EBD">
        <w:rPr>
          <w:sz w:val="22"/>
          <w:szCs w:val="22"/>
        </w:rPr>
        <w:t>Figure 11 shows a sensitivity analysis for the Page, AZ system, demonstrating the LCOE response to ±20% cost variation in each component. The results confirm that LCOE is most sensitive to PV capital costs, with a swing of ±0.01–0.008 $/kWh. Power block costs also have a notable impact, while CSP and TES cost variations produce smaller effects. This aligns with earlier findings that systems are generally PV-dominant at optimal sizing, and that CSP is deployed more conservatively due to its higher cost per unit capacity. While hybridization with CSP enables firm dispatchability and higher load coverage, PV remains the most influential cost lever. Future cost declines in TES and power block technologies could improve system economics further, particularly for isolated configurations requiring more flexible and independent operation.</w:t>
      </w:r>
    </w:p>
    <w:p w14:paraId="559FF119" w14:textId="77777777" w:rsidR="00691CE9" w:rsidRPr="00C33EBD" w:rsidRDefault="00691CE9" w:rsidP="00691CE9">
      <w:pPr>
        <w:rPr>
          <w:sz w:val="22"/>
          <w:szCs w:val="22"/>
        </w:rPr>
      </w:pPr>
    </w:p>
    <w:p w14:paraId="73F1361A" w14:textId="77777777" w:rsidR="00691CE9" w:rsidRPr="00C33EBD" w:rsidRDefault="00691CE9" w:rsidP="00B85EE8">
      <w:pPr>
        <w:jc w:val="center"/>
        <w:rPr>
          <w:sz w:val="22"/>
          <w:szCs w:val="22"/>
        </w:rPr>
      </w:pPr>
      <w:r w:rsidRPr="00C33EBD">
        <w:rPr>
          <w:noProof/>
          <w:sz w:val="22"/>
          <w:szCs w:val="22"/>
        </w:rPr>
        <w:drawing>
          <wp:inline distT="0" distB="0" distL="0" distR="0" wp14:anchorId="6ADE0712" wp14:editId="424CF812">
            <wp:extent cx="2971334" cy="1661746"/>
            <wp:effectExtent l="0" t="0" r="635" b="0"/>
            <wp:docPr id="1045754039"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99930" name="Picture 1" descr="A graph with different colored squares&#10;&#10;AI-generated content may be incorrect."/>
                    <pic:cNvPicPr/>
                  </pic:nvPicPr>
                  <pic:blipFill>
                    <a:blip r:embed="rId26"/>
                    <a:stretch>
                      <a:fillRect/>
                    </a:stretch>
                  </pic:blipFill>
                  <pic:spPr>
                    <a:xfrm>
                      <a:off x="0" y="0"/>
                      <a:ext cx="3014374" cy="1685816"/>
                    </a:xfrm>
                    <a:prstGeom prst="rect">
                      <a:avLst/>
                    </a:prstGeom>
                  </pic:spPr>
                </pic:pic>
              </a:graphicData>
            </a:graphic>
          </wp:inline>
        </w:drawing>
      </w:r>
    </w:p>
    <w:p w14:paraId="2428B2A7" w14:textId="007B9E0F" w:rsidR="00691CE9" w:rsidRDefault="00691CE9" w:rsidP="00691CE9">
      <w:pPr>
        <w:rPr>
          <w:sz w:val="22"/>
          <w:szCs w:val="22"/>
        </w:rPr>
      </w:pPr>
      <w:r w:rsidRPr="00C33EBD">
        <w:rPr>
          <w:sz w:val="22"/>
          <w:szCs w:val="22"/>
        </w:rPr>
        <w:t xml:space="preserve">Fig. 11. Tornado plot showing LCOE sensitivity to ±20% variation in subsystem capital costs for the Page, AZ grid-tied case. </w:t>
      </w:r>
    </w:p>
    <w:p w14:paraId="509F84DE" w14:textId="77777777" w:rsidR="00E85401" w:rsidRDefault="00E85401" w:rsidP="00691CE9">
      <w:pPr>
        <w:rPr>
          <w:sz w:val="22"/>
          <w:szCs w:val="22"/>
        </w:rPr>
      </w:pPr>
    </w:p>
    <w:p w14:paraId="62ECDEA0" w14:textId="77777777" w:rsidR="00E85401" w:rsidRDefault="00E85401" w:rsidP="00691CE9">
      <w:pPr>
        <w:rPr>
          <w:sz w:val="22"/>
          <w:szCs w:val="22"/>
        </w:rPr>
      </w:pPr>
    </w:p>
    <w:p w14:paraId="559E298F" w14:textId="77777777" w:rsidR="00E85401" w:rsidRDefault="00E85401" w:rsidP="00691CE9">
      <w:pPr>
        <w:rPr>
          <w:sz w:val="22"/>
          <w:szCs w:val="22"/>
        </w:rPr>
      </w:pPr>
    </w:p>
    <w:p w14:paraId="4F110068" w14:textId="77777777" w:rsidR="00E85401" w:rsidRPr="00C33EBD" w:rsidRDefault="00E85401" w:rsidP="00691CE9">
      <w:pPr>
        <w:rPr>
          <w:sz w:val="22"/>
          <w:szCs w:val="22"/>
        </w:rPr>
      </w:pPr>
    </w:p>
    <w:p w14:paraId="59A7E7B4" w14:textId="77777777" w:rsidR="00691CE9" w:rsidRPr="00C33EBD" w:rsidRDefault="00691CE9" w:rsidP="00691CE9">
      <w:pPr>
        <w:pStyle w:val="NomenclatureClauseTitle"/>
        <w:spacing w:before="0"/>
        <w:jc w:val="center"/>
        <w:rPr>
          <w:rFonts w:ascii="Times New Roman" w:hAnsi="Times New Roman"/>
          <w:sz w:val="22"/>
          <w:szCs w:val="22"/>
        </w:rPr>
      </w:pPr>
      <w:commentRangeStart w:id="118"/>
      <w:r w:rsidRPr="00C33EBD">
        <w:rPr>
          <w:rFonts w:ascii="Times New Roman" w:hAnsi="Times New Roman"/>
          <w:sz w:val="22"/>
          <w:szCs w:val="22"/>
        </w:rPr>
        <w:lastRenderedPageBreak/>
        <w:t>Conclusion</w:t>
      </w:r>
      <w:commentRangeEnd w:id="118"/>
      <w:r w:rsidR="00CC75AF" w:rsidRPr="00C33EBD">
        <w:rPr>
          <w:rStyle w:val="CommentReference"/>
          <w:rFonts w:ascii="Times New Roman" w:hAnsi="Times New Roman"/>
          <w:b w:val="0"/>
          <w:caps w:val="0"/>
          <w:sz w:val="22"/>
          <w:szCs w:val="22"/>
        </w:rPr>
        <w:commentReference w:id="118"/>
      </w:r>
    </w:p>
    <w:p w14:paraId="1970C4C0" w14:textId="77777777" w:rsidR="00691CE9" w:rsidRPr="00C33EBD" w:rsidRDefault="00691CE9" w:rsidP="00691CE9">
      <w:pPr>
        <w:rPr>
          <w:sz w:val="22"/>
          <w:szCs w:val="22"/>
        </w:rPr>
      </w:pPr>
      <w:r w:rsidRPr="00C33EBD">
        <w:rPr>
          <w:sz w:val="22"/>
          <w:szCs w:val="22"/>
        </w:rPr>
        <w:t xml:space="preserve">    This study evaluates the technoeconomic performance of a hybrid solar energy system integrating PV, CSP, TES and ice-based cooling with a sCO2 Brayton cycle, evaluating this system for both grid-tied and isolated configurations across twelve U.S. locations. Simulations were performed using 2020 meteorological data, with parametric sweeps and sensitivity analyses used to identify optimal system designs at various load met targets.</w:t>
      </w:r>
    </w:p>
    <w:p w14:paraId="1638C3DB" w14:textId="77777777" w:rsidR="00691CE9" w:rsidRPr="00C33EBD" w:rsidRDefault="00691CE9" w:rsidP="00691CE9">
      <w:pPr>
        <w:rPr>
          <w:sz w:val="22"/>
          <w:szCs w:val="22"/>
        </w:rPr>
      </w:pPr>
      <w:r w:rsidRPr="00C33EBD">
        <w:rPr>
          <w:sz w:val="22"/>
          <w:szCs w:val="22"/>
        </w:rPr>
        <w:t xml:space="preserve">     Grid-tied systems typically achieved lower LCOEs at moderate reliability levels due to their ability to supplement solar generation with inexpensive grid electricity ($0.03/kWh). The lowest LCOEs for grid-tied systems occurred in DNI-rich locations such as Las Cruces, NM ($0.081/kWh), El Paso, TX ($0.081/kWh), and Otero County, NM ($0.080/kWh) at &gt;50% load met. For isolated systems, the lowest LCOEs were slightly higher, at $0.109–$0.114/kWh in those same locations. At 85% load met, LCOEs increased in both configurations, reaching $0.141–$0.146/kWh for grid-tied systems and $0.140–$0.149/kWh for isolated systems in top-performing locations. In Page, AZ, for example, the 85% load met case yielded an LCOE of $0.146/kWh (grid-tied) and $0.149/kWh (isolated).</w:t>
      </w:r>
    </w:p>
    <w:p w14:paraId="1ABE74B0" w14:textId="77777777" w:rsidR="00691CE9" w:rsidRPr="00C33EBD" w:rsidRDefault="00691CE9" w:rsidP="00691CE9">
      <w:pPr>
        <w:rPr>
          <w:sz w:val="22"/>
          <w:szCs w:val="22"/>
        </w:rPr>
      </w:pPr>
      <w:r w:rsidRPr="00C33EBD">
        <w:rPr>
          <w:sz w:val="22"/>
          <w:szCs w:val="22"/>
        </w:rPr>
        <w:t xml:space="preserve">    Performance declined in locations with lower solar resource or higher ambient temperatures. In New Martinsville, WV, grid-tied and isolated LCOEs reached $0.181/kWh and $0.187/kWh, respectively, due to higher system oversizing requirements and reduced efficiency of the thermal-to-electric conversion cycle.</w:t>
      </w:r>
    </w:p>
    <w:p w14:paraId="178F4C65" w14:textId="24ACE85C" w:rsidR="00691CE9" w:rsidRPr="00C33EBD" w:rsidRDefault="00691CE9" w:rsidP="00691CE9">
      <w:pPr>
        <w:rPr>
          <w:sz w:val="22"/>
          <w:szCs w:val="22"/>
        </w:rPr>
      </w:pPr>
      <w:r w:rsidRPr="00C33EBD">
        <w:rPr>
          <w:sz w:val="22"/>
          <w:szCs w:val="22"/>
        </w:rPr>
        <w:t>The inclusion of TES significantly reduced PV curtailment, particularly at capacities up to 2 × 10</w:t>
      </w:r>
      <w:r w:rsidR="002C1524" w:rsidRPr="002C1524">
        <w:rPr>
          <w:sz w:val="22"/>
          <w:szCs w:val="22"/>
          <w:vertAlign w:val="superscript"/>
        </w:rPr>
        <w:t>5</w:t>
      </w:r>
      <w:r w:rsidRPr="00C33EBD">
        <w:rPr>
          <w:sz w:val="22"/>
          <w:szCs w:val="22"/>
        </w:rPr>
        <w:t> kWhₜₕ, beyond which further benefit diminished. Isolated systems exhibited higher curtailment (4–5%) than grid-tied systems (2–3%) due to the lack of supplemental energy sources and the need for larger PV arrays. Seasonal simulation in Page, AZ showed that while grid reliance was minimal in summer and spring, winter grid dependence peaked at 40.5% of the daily load, compared to an annual average of 15%.</w:t>
      </w:r>
    </w:p>
    <w:p w14:paraId="6F728AF7" w14:textId="77777777" w:rsidR="00691CE9" w:rsidRPr="00C33EBD" w:rsidRDefault="00691CE9" w:rsidP="00691CE9">
      <w:pPr>
        <w:rPr>
          <w:sz w:val="22"/>
          <w:szCs w:val="22"/>
        </w:rPr>
      </w:pPr>
      <w:r w:rsidRPr="00C33EBD">
        <w:rPr>
          <w:sz w:val="22"/>
          <w:szCs w:val="22"/>
        </w:rPr>
        <w:t xml:space="preserve">     Sensitivity analysis revealed that PV capital cost was the dominant cost driver, shifting LCOE by ±0.01–0.008 $/kWh with ±20% variation, while TES and CSP costs had smaller effects. </w:t>
      </w:r>
    </w:p>
    <w:p w14:paraId="184A227D" w14:textId="7F67E563" w:rsidR="00691CE9" w:rsidRPr="00C33EBD" w:rsidRDefault="00691CE9" w:rsidP="00691CE9">
      <w:pPr>
        <w:rPr>
          <w:sz w:val="22"/>
          <w:szCs w:val="22"/>
        </w:rPr>
      </w:pPr>
      <w:r w:rsidRPr="00C33EBD">
        <w:rPr>
          <w:sz w:val="22"/>
          <w:szCs w:val="22"/>
        </w:rPr>
        <w:t>These results demonstrate that hybrid PV–CSP–TES systems can achieve competitive LCOEs between $0.14–$0.16/kWh at 85% load met in favorable U.S. locations, with isolated systems achieving near-equivalence at high LMPs</w:t>
      </w:r>
      <w:r w:rsidR="00576995">
        <w:rPr>
          <w:sz w:val="22"/>
          <w:szCs w:val="22"/>
        </w:rPr>
        <w:t xml:space="preserve">. </w:t>
      </w:r>
      <w:proofErr w:type="gramStart"/>
      <w:r w:rsidR="00D4255A">
        <w:rPr>
          <w:sz w:val="22"/>
          <w:szCs w:val="22"/>
        </w:rPr>
        <w:t>In particular, grid-tied</w:t>
      </w:r>
      <w:proofErr w:type="gramEnd"/>
      <w:r w:rsidR="00D4255A">
        <w:rPr>
          <w:sz w:val="22"/>
          <w:szCs w:val="22"/>
        </w:rPr>
        <w:t xml:space="preserve"> configurations benefit from the ability to </w:t>
      </w:r>
      <w:r w:rsidR="00552AAA">
        <w:rPr>
          <w:sz w:val="22"/>
          <w:szCs w:val="22"/>
        </w:rPr>
        <w:t>allocate excess PV generation to charging TES, since ice production energy can be drawn from the grid when necessary.</w:t>
      </w:r>
      <w:r w:rsidR="008F3D5C">
        <w:rPr>
          <w:sz w:val="22"/>
          <w:szCs w:val="22"/>
        </w:rPr>
        <w:t xml:space="preserve"> This enables more efficient utilization of PV energy and allows grid-tied systems to achieve similar reliability with smaller PV arrays </w:t>
      </w:r>
      <w:r w:rsidR="001B2AA2">
        <w:rPr>
          <w:sz w:val="22"/>
          <w:szCs w:val="22"/>
        </w:rPr>
        <w:t>compared to isolated systems, which must reserve a portion of PV output for ice production.</w:t>
      </w:r>
      <w:r w:rsidR="00552AAA">
        <w:rPr>
          <w:sz w:val="22"/>
          <w:szCs w:val="22"/>
        </w:rPr>
        <w:t xml:space="preserve"> </w:t>
      </w:r>
      <w:r w:rsidRPr="00C33EBD">
        <w:rPr>
          <w:sz w:val="22"/>
          <w:szCs w:val="22"/>
        </w:rPr>
        <w:t xml:space="preserve">The optimal configuration depends strongly on reliability requirements, local solar resource, and capital cost assumptions. </w:t>
      </w:r>
    </w:p>
    <w:p w14:paraId="6F19D984" w14:textId="77777777" w:rsidR="00691CE9" w:rsidRPr="00C33EBD" w:rsidRDefault="00691CE9" w:rsidP="00691CE9">
      <w:pPr>
        <w:rPr>
          <w:sz w:val="22"/>
          <w:szCs w:val="22"/>
        </w:rPr>
      </w:pPr>
    </w:p>
    <w:p w14:paraId="4DBAA16D" w14:textId="77777777" w:rsidR="00691CE9" w:rsidRPr="00C33EBD" w:rsidRDefault="00691CE9" w:rsidP="00691CE9">
      <w:pPr>
        <w:rPr>
          <w:sz w:val="22"/>
          <w:szCs w:val="22"/>
        </w:rPr>
      </w:pPr>
    </w:p>
    <w:p w14:paraId="0BCFB1D6" w14:textId="77777777" w:rsidR="00691CE9" w:rsidRPr="00C33EBD" w:rsidRDefault="00691CE9" w:rsidP="00691CE9">
      <w:pPr>
        <w:rPr>
          <w:sz w:val="22"/>
          <w:szCs w:val="22"/>
        </w:rPr>
      </w:pPr>
    </w:p>
    <w:p w14:paraId="3047965D" w14:textId="77777777" w:rsidR="0022513E" w:rsidRPr="00C33EBD" w:rsidRDefault="0022513E" w:rsidP="00691CE9">
      <w:pPr>
        <w:rPr>
          <w:sz w:val="22"/>
          <w:szCs w:val="22"/>
        </w:rPr>
      </w:pPr>
    </w:p>
    <w:p w14:paraId="18C41115" w14:textId="77777777" w:rsidR="0022513E" w:rsidRPr="00C33EBD" w:rsidRDefault="0022513E" w:rsidP="00691CE9">
      <w:pPr>
        <w:rPr>
          <w:sz w:val="22"/>
          <w:szCs w:val="22"/>
        </w:rPr>
      </w:pPr>
    </w:p>
    <w:p w14:paraId="2BB2298B" w14:textId="77777777" w:rsidR="0022513E" w:rsidRDefault="0022513E" w:rsidP="00691CE9">
      <w:pPr>
        <w:rPr>
          <w:sz w:val="22"/>
          <w:szCs w:val="22"/>
        </w:rPr>
      </w:pPr>
    </w:p>
    <w:p w14:paraId="2ABDAF38" w14:textId="77777777" w:rsidR="001B2AA2" w:rsidRDefault="001B2AA2" w:rsidP="00691CE9">
      <w:pPr>
        <w:rPr>
          <w:sz w:val="22"/>
          <w:szCs w:val="22"/>
        </w:rPr>
      </w:pPr>
    </w:p>
    <w:p w14:paraId="3FFECDD4" w14:textId="77777777" w:rsidR="001B2AA2" w:rsidRDefault="001B2AA2" w:rsidP="00691CE9">
      <w:pPr>
        <w:rPr>
          <w:sz w:val="22"/>
          <w:szCs w:val="22"/>
        </w:rPr>
      </w:pPr>
    </w:p>
    <w:p w14:paraId="6902A0F2" w14:textId="77777777" w:rsidR="001B2AA2" w:rsidRDefault="001B2AA2" w:rsidP="00691CE9">
      <w:pPr>
        <w:rPr>
          <w:sz w:val="22"/>
          <w:szCs w:val="22"/>
        </w:rPr>
      </w:pPr>
    </w:p>
    <w:p w14:paraId="0AE6369F" w14:textId="77777777" w:rsidR="001B2AA2" w:rsidRDefault="001B2AA2" w:rsidP="00691CE9">
      <w:pPr>
        <w:rPr>
          <w:sz w:val="22"/>
          <w:szCs w:val="22"/>
        </w:rPr>
      </w:pPr>
    </w:p>
    <w:p w14:paraId="353C61B7" w14:textId="77777777" w:rsidR="001B2AA2" w:rsidRDefault="001B2AA2" w:rsidP="00691CE9">
      <w:pPr>
        <w:rPr>
          <w:sz w:val="22"/>
          <w:szCs w:val="22"/>
        </w:rPr>
      </w:pPr>
    </w:p>
    <w:p w14:paraId="330C87FD" w14:textId="77777777" w:rsidR="001B2AA2" w:rsidRDefault="001B2AA2" w:rsidP="00691CE9">
      <w:pPr>
        <w:rPr>
          <w:sz w:val="22"/>
          <w:szCs w:val="22"/>
        </w:rPr>
      </w:pPr>
    </w:p>
    <w:p w14:paraId="0EF43CA1" w14:textId="77777777" w:rsidR="001B2AA2" w:rsidRDefault="001B2AA2" w:rsidP="00691CE9">
      <w:pPr>
        <w:rPr>
          <w:sz w:val="22"/>
          <w:szCs w:val="22"/>
        </w:rPr>
      </w:pPr>
    </w:p>
    <w:p w14:paraId="42160258" w14:textId="77777777" w:rsidR="001B2AA2" w:rsidRDefault="001B2AA2" w:rsidP="00691CE9">
      <w:pPr>
        <w:rPr>
          <w:sz w:val="22"/>
          <w:szCs w:val="22"/>
        </w:rPr>
      </w:pPr>
    </w:p>
    <w:p w14:paraId="7128F456" w14:textId="77777777" w:rsidR="001B2AA2" w:rsidRPr="00C33EBD" w:rsidRDefault="001B2AA2" w:rsidP="00691CE9">
      <w:pPr>
        <w:rPr>
          <w:sz w:val="22"/>
          <w:szCs w:val="22"/>
        </w:rPr>
      </w:pPr>
    </w:p>
    <w:p w14:paraId="60BC252B" w14:textId="77777777" w:rsidR="0022513E" w:rsidRPr="00C33EBD" w:rsidRDefault="0022513E" w:rsidP="00691CE9">
      <w:pPr>
        <w:rPr>
          <w:sz w:val="22"/>
          <w:szCs w:val="22"/>
        </w:rPr>
      </w:pPr>
    </w:p>
    <w:p w14:paraId="39E60D0C" w14:textId="77777777" w:rsidR="00691CE9" w:rsidRPr="00C33EBD" w:rsidRDefault="00691CE9" w:rsidP="00691CE9">
      <w:pPr>
        <w:rPr>
          <w:sz w:val="22"/>
          <w:szCs w:val="22"/>
        </w:rPr>
      </w:pPr>
    </w:p>
    <w:p w14:paraId="033BEA75" w14:textId="77777777" w:rsidR="00691CE9" w:rsidRPr="00C33EBD" w:rsidRDefault="00691CE9" w:rsidP="00691CE9">
      <w:pPr>
        <w:rPr>
          <w:sz w:val="22"/>
          <w:szCs w:val="22"/>
        </w:rPr>
      </w:pPr>
    </w:p>
    <w:p w14:paraId="2C9E44CD" w14:textId="77777777" w:rsidR="00691CE9" w:rsidRPr="00C33EBD" w:rsidRDefault="00691CE9" w:rsidP="00691CE9">
      <w:pPr>
        <w:pStyle w:val="NomenclatureClauseTitle"/>
        <w:spacing w:before="0"/>
        <w:jc w:val="center"/>
        <w:rPr>
          <w:rFonts w:ascii="Times New Roman" w:hAnsi="Times New Roman"/>
          <w:sz w:val="22"/>
          <w:szCs w:val="22"/>
        </w:rPr>
      </w:pPr>
      <w:r w:rsidRPr="00C33EBD">
        <w:rPr>
          <w:rFonts w:ascii="Times New Roman" w:hAnsi="Times New Roman"/>
          <w:sz w:val="22"/>
          <w:szCs w:val="22"/>
        </w:rPr>
        <w:lastRenderedPageBreak/>
        <w:t>References</w:t>
      </w:r>
    </w:p>
    <w:p w14:paraId="4EC22C17" w14:textId="77777777" w:rsidR="00691CE9" w:rsidRPr="00C33EBD" w:rsidRDefault="00691CE9" w:rsidP="00691CE9">
      <w:pPr>
        <w:rPr>
          <w:sz w:val="22"/>
          <w:szCs w:val="22"/>
        </w:rPr>
      </w:pPr>
    </w:p>
    <w:p w14:paraId="0A224101" w14:textId="77777777" w:rsidR="00691CE9" w:rsidRPr="00C33EBD" w:rsidRDefault="00691CE9" w:rsidP="00691CE9">
      <w:pPr>
        <w:rPr>
          <w:sz w:val="22"/>
          <w:szCs w:val="22"/>
        </w:rPr>
      </w:pPr>
      <w:r w:rsidRPr="00C33EBD">
        <w:rPr>
          <w:sz w:val="22"/>
          <w:szCs w:val="22"/>
        </w:rPr>
        <w:t xml:space="preserve">[1] Denholm, Paul, Wesley Cole, and Nate Blair. 2023. Moving Beyond 4-Hour Li-Ion Batteries: Challenges and Opportunities for Long(er)-Duration Energy Storage. Golden, CO: National Renewable Energy Laboratory. NREL/TP-6A40-85878. </w:t>
      </w:r>
    </w:p>
    <w:p w14:paraId="5F248440" w14:textId="77777777" w:rsidR="00691CE9" w:rsidRPr="00C33EBD" w:rsidRDefault="00691CE9" w:rsidP="00691CE9">
      <w:pPr>
        <w:rPr>
          <w:sz w:val="22"/>
          <w:szCs w:val="22"/>
        </w:rPr>
      </w:pPr>
    </w:p>
    <w:p w14:paraId="16F270A1" w14:textId="77777777" w:rsidR="00691CE9" w:rsidRPr="00C33EBD" w:rsidRDefault="00691CE9" w:rsidP="00691CE9">
      <w:pPr>
        <w:rPr>
          <w:sz w:val="22"/>
          <w:szCs w:val="22"/>
        </w:rPr>
      </w:pPr>
      <w:r w:rsidRPr="00C33EBD">
        <w:rPr>
          <w:sz w:val="22"/>
          <w:szCs w:val="22"/>
        </w:rPr>
        <w:t xml:space="preserve">[2] Ju, Xing, et al. "A review on the development of photovoltaic/concentrated solar power (PV-CSP) hybrid systems." Solar Energy Materials and Solar Cells 161 (2017): 305-327. </w:t>
      </w:r>
    </w:p>
    <w:p w14:paraId="6DD7A11C" w14:textId="77777777" w:rsidR="00691CE9" w:rsidRPr="00C33EBD" w:rsidRDefault="00691CE9" w:rsidP="00691CE9">
      <w:pPr>
        <w:rPr>
          <w:sz w:val="22"/>
          <w:szCs w:val="22"/>
        </w:rPr>
      </w:pPr>
    </w:p>
    <w:p w14:paraId="044C9A19" w14:textId="77777777" w:rsidR="00691CE9" w:rsidRPr="00C33EBD" w:rsidRDefault="00691CE9" w:rsidP="00691CE9">
      <w:pPr>
        <w:rPr>
          <w:sz w:val="22"/>
          <w:szCs w:val="22"/>
        </w:rPr>
      </w:pPr>
      <w:r w:rsidRPr="00C33EBD">
        <w:rPr>
          <w:sz w:val="22"/>
          <w:szCs w:val="22"/>
        </w:rPr>
        <w:t xml:space="preserve">[3] Aguilar-Jiménez, J. A., et al. "Techno-economic analysis of a hybrid PV-CSP system with thermal energy storage applied to isolated microgrids." Solar Energy 174 (2018): 55-65. </w:t>
      </w:r>
    </w:p>
    <w:p w14:paraId="09C06C5B" w14:textId="77777777" w:rsidR="00691CE9" w:rsidRPr="00C33EBD" w:rsidRDefault="00691CE9" w:rsidP="00691CE9">
      <w:pPr>
        <w:rPr>
          <w:sz w:val="22"/>
          <w:szCs w:val="22"/>
        </w:rPr>
      </w:pPr>
    </w:p>
    <w:p w14:paraId="3609862C" w14:textId="77777777" w:rsidR="00691CE9" w:rsidRPr="00C33EBD" w:rsidRDefault="00691CE9" w:rsidP="00691CE9">
      <w:pPr>
        <w:rPr>
          <w:sz w:val="22"/>
          <w:szCs w:val="22"/>
        </w:rPr>
      </w:pPr>
      <w:r w:rsidRPr="00C33EBD">
        <w:rPr>
          <w:sz w:val="22"/>
          <w:szCs w:val="22"/>
        </w:rPr>
        <w:t xml:space="preserve">[4] Zhai, </w:t>
      </w:r>
      <w:proofErr w:type="spellStart"/>
      <w:r w:rsidRPr="00C33EBD">
        <w:rPr>
          <w:sz w:val="22"/>
          <w:szCs w:val="22"/>
        </w:rPr>
        <w:t>Rongrong</w:t>
      </w:r>
      <w:proofErr w:type="spellEnd"/>
      <w:r w:rsidRPr="00C33EBD">
        <w:rPr>
          <w:sz w:val="22"/>
          <w:szCs w:val="22"/>
        </w:rPr>
        <w:t xml:space="preserve">, et al. "The daily and annual technical-economic analysis of the thermal storage PV-CSP system in two dispatch strategies." Energy Conversion and Management 154 (2017): 56-67. </w:t>
      </w:r>
    </w:p>
    <w:p w14:paraId="266D18C8" w14:textId="77777777" w:rsidR="00691CE9" w:rsidRPr="00C33EBD" w:rsidRDefault="00691CE9" w:rsidP="00691CE9">
      <w:pPr>
        <w:rPr>
          <w:sz w:val="22"/>
          <w:szCs w:val="22"/>
        </w:rPr>
      </w:pPr>
    </w:p>
    <w:p w14:paraId="425C7F7B" w14:textId="77777777" w:rsidR="00691CE9" w:rsidRPr="00C33EBD" w:rsidRDefault="00691CE9" w:rsidP="00691CE9">
      <w:pPr>
        <w:rPr>
          <w:sz w:val="22"/>
          <w:szCs w:val="22"/>
        </w:rPr>
      </w:pPr>
      <w:r w:rsidRPr="00C33EBD">
        <w:rPr>
          <w:sz w:val="22"/>
          <w:szCs w:val="22"/>
        </w:rPr>
        <w:t xml:space="preserve">[5] </w:t>
      </w:r>
      <w:proofErr w:type="spellStart"/>
      <w:r w:rsidRPr="00C33EBD">
        <w:rPr>
          <w:sz w:val="22"/>
          <w:szCs w:val="22"/>
        </w:rPr>
        <w:t>Petrollese</w:t>
      </w:r>
      <w:proofErr w:type="spellEnd"/>
      <w:r w:rsidRPr="00C33EBD">
        <w:rPr>
          <w:sz w:val="22"/>
          <w:szCs w:val="22"/>
        </w:rPr>
        <w:t xml:space="preserve">, Mario, and Daniele Cocco. "Optimal design of a hybrid CSP-PV plant for achieving the full dispatchability of solar energy power plants." Solar Energy 137 (2016): 477-489. </w:t>
      </w:r>
    </w:p>
    <w:p w14:paraId="71936ED1" w14:textId="77777777" w:rsidR="00691CE9" w:rsidRPr="00C33EBD" w:rsidRDefault="00691CE9" w:rsidP="00691CE9">
      <w:pPr>
        <w:rPr>
          <w:sz w:val="22"/>
          <w:szCs w:val="22"/>
        </w:rPr>
      </w:pPr>
    </w:p>
    <w:p w14:paraId="400F3FA9" w14:textId="77777777" w:rsidR="00691CE9" w:rsidRPr="00C33EBD" w:rsidRDefault="00691CE9" w:rsidP="00691CE9">
      <w:pPr>
        <w:rPr>
          <w:sz w:val="22"/>
          <w:szCs w:val="22"/>
        </w:rPr>
      </w:pPr>
      <w:r w:rsidRPr="00C33EBD">
        <w:rPr>
          <w:sz w:val="22"/>
          <w:szCs w:val="22"/>
        </w:rPr>
        <w:t xml:space="preserve">[6] </w:t>
      </w:r>
      <w:proofErr w:type="spellStart"/>
      <w:r w:rsidRPr="00C33EBD">
        <w:rPr>
          <w:sz w:val="22"/>
          <w:szCs w:val="22"/>
        </w:rPr>
        <w:t>Burgaleta</w:t>
      </w:r>
      <w:proofErr w:type="spellEnd"/>
      <w:r w:rsidRPr="00C33EBD">
        <w:rPr>
          <w:sz w:val="22"/>
          <w:szCs w:val="22"/>
        </w:rPr>
        <w:t>, Juan Ignacio, Santiago Arias, and Diego Ramirez. "</w:t>
      </w:r>
      <w:proofErr w:type="spellStart"/>
      <w:r w:rsidRPr="00C33EBD">
        <w:rPr>
          <w:sz w:val="22"/>
          <w:szCs w:val="22"/>
        </w:rPr>
        <w:t>Gemasolar</w:t>
      </w:r>
      <w:proofErr w:type="spellEnd"/>
      <w:r w:rsidRPr="00C33EBD">
        <w:rPr>
          <w:sz w:val="22"/>
          <w:szCs w:val="22"/>
        </w:rPr>
        <w:t xml:space="preserve">, the first tower </w:t>
      </w:r>
      <w:proofErr w:type="spellStart"/>
      <w:r w:rsidRPr="00C33EBD">
        <w:rPr>
          <w:sz w:val="22"/>
          <w:szCs w:val="22"/>
        </w:rPr>
        <w:t>thermosolar</w:t>
      </w:r>
      <w:proofErr w:type="spellEnd"/>
      <w:r w:rsidRPr="00C33EBD">
        <w:rPr>
          <w:sz w:val="22"/>
          <w:szCs w:val="22"/>
        </w:rPr>
        <w:t xml:space="preserve"> commercial plant with molten salt storage." SolarPACES, Granada, Spain (2011): 20-23. </w:t>
      </w:r>
    </w:p>
    <w:p w14:paraId="240A1A6D" w14:textId="77777777" w:rsidR="00691CE9" w:rsidRPr="00C33EBD" w:rsidRDefault="00691CE9" w:rsidP="00691CE9">
      <w:pPr>
        <w:rPr>
          <w:sz w:val="22"/>
          <w:szCs w:val="22"/>
        </w:rPr>
      </w:pPr>
    </w:p>
    <w:p w14:paraId="32A48DE2" w14:textId="547BBA66" w:rsidR="00691CE9" w:rsidRPr="00C33EBD" w:rsidRDefault="00691CE9" w:rsidP="00691CE9">
      <w:pPr>
        <w:rPr>
          <w:sz w:val="22"/>
          <w:szCs w:val="22"/>
        </w:rPr>
      </w:pPr>
      <w:r w:rsidRPr="00C33EBD">
        <w:rPr>
          <w:sz w:val="22"/>
          <w:szCs w:val="22"/>
        </w:rPr>
        <w:t xml:space="preserve">[7] </w:t>
      </w:r>
      <w:proofErr w:type="spellStart"/>
      <w:r w:rsidRPr="00C33EBD">
        <w:rPr>
          <w:sz w:val="22"/>
          <w:szCs w:val="22"/>
        </w:rPr>
        <w:t>Aqachmar</w:t>
      </w:r>
      <w:proofErr w:type="spellEnd"/>
      <w:r w:rsidRPr="00C33EBD">
        <w:rPr>
          <w:sz w:val="22"/>
          <w:szCs w:val="22"/>
        </w:rPr>
        <w:t xml:space="preserve">, Zineb, et al. "Parabolic trough solar thermal power plant Noor I in Morocco." Energy 178 (2019): 572-584. </w:t>
      </w:r>
    </w:p>
    <w:p w14:paraId="032AB133" w14:textId="77777777" w:rsidR="0022513E" w:rsidRPr="00C33EBD" w:rsidRDefault="0022513E" w:rsidP="00691CE9">
      <w:pPr>
        <w:rPr>
          <w:sz w:val="22"/>
          <w:szCs w:val="22"/>
        </w:rPr>
      </w:pPr>
    </w:p>
    <w:p w14:paraId="590D0859" w14:textId="7B90F598" w:rsidR="00691CE9" w:rsidRPr="00C33EBD" w:rsidRDefault="00691CE9" w:rsidP="00691CE9">
      <w:pPr>
        <w:rPr>
          <w:sz w:val="22"/>
          <w:szCs w:val="22"/>
        </w:rPr>
      </w:pPr>
      <w:r w:rsidRPr="00C33EBD">
        <w:rPr>
          <w:sz w:val="22"/>
          <w:szCs w:val="22"/>
        </w:rPr>
        <w:t xml:space="preserve">[8] </w:t>
      </w:r>
      <w:proofErr w:type="spellStart"/>
      <w:r w:rsidRPr="00C33EBD">
        <w:rPr>
          <w:sz w:val="22"/>
          <w:szCs w:val="22"/>
        </w:rPr>
        <w:t>Aqachmar</w:t>
      </w:r>
      <w:proofErr w:type="spellEnd"/>
      <w:r w:rsidRPr="00C33EBD">
        <w:rPr>
          <w:sz w:val="22"/>
          <w:szCs w:val="22"/>
        </w:rPr>
        <w:t xml:space="preserve">, Zineb, et al. "Parabolic trough solar thermal power plant Noor I in Morocco." Energy 178 (2019): 572-584. </w:t>
      </w:r>
    </w:p>
    <w:p w14:paraId="64061DDD" w14:textId="77777777" w:rsidR="00691CE9" w:rsidRPr="00C33EBD" w:rsidRDefault="00691CE9" w:rsidP="00691CE9">
      <w:pPr>
        <w:rPr>
          <w:sz w:val="22"/>
          <w:szCs w:val="22"/>
        </w:rPr>
      </w:pPr>
    </w:p>
    <w:p w14:paraId="59B497D4" w14:textId="77777777" w:rsidR="00691CE9" w:rsidRPr="00C33EBD" w:rsidRDefault="00691CE9" w:rsidP="00691CE9">
      <w:pPr>
        <w:rPr>
          <w:sz w:val="22"/>
          <w:szCs w:val="22"/>
        </w:rPr>
      </w:pPr>
      <w:r w:rsidRPr="00C33EBD">
        <w:rPr>
          <w:sz w:val="22"/>
          <w:szCs w:val="22"/>
        </w:rPr>
        <w:t xml:space="preserve">[9] Khan, Muhammad Imran, et al. "The economics of concentrating solar power (CSP): Assessing cost competitiveness and deployment potential." Renewable and Sustainable Energy Reviews 200 (2024): 114551. </w:t>
      </w:r>
    </w:p>
    <w:p w14:paraId="0031731E" w14:textId="77777777" w:rsidR="00691CE9" w:rsidRPr="00C33EBD" w:rsidRDefault="00691CE9" w:rsidP="00691CE9">
      <w:pPr>
        <w:rPr>
          <w:sz w:val="22"/>
          <w:szCs w:val="22"/>
        </w:rPr>
      </w:pPr>
    </w:p>
    <w:p w14:paraId="0419E3E0" w14:textId="77777777" w:rsidR="00691CE9" w:rsidRPr="00C33EBD" w:rsidRDefault="00691CE9" w:rsidP="00691CE9">
      <w:pPr>
        <w:rPr>
          <w:sz w:val="22"/>
          <w:szCs w:val="22"/>
        </w:rPr>
      </w:pPr>
      <w:r w:rsidRPr="00C33EBD">
        <w:rPr>
          <w:sz w:val="22"/>
          <w:szCs w:val="22"/>
        </w:rPr>
        <w:t xml:space="preserve">[10] Boretti, Alberto, and Stefania </w:t>
      </w:r>
      <w:proofErr w:type="spellStart"/>
      <w:r w:rsidRPr="00C33EBD">
        <w:rPr>
          <w:sz w:val="22"/>
          <w:szCs w:val="22"/>
        </w:rPr>
        <w:t>Castelletto</w:t>
      </w:r>
      <w:proofErr w:type="spellEnd"/>
      <w:r w:rsidRPr="00C33EBD">
        <w:rPr>
          <w:sz w:val="22"/>
          <w:szCs w:val="22"/>
        </w:rPr>
        <w:t xml:space="preserve">. "Cost and performance of CSP and PV plants of capacity above 100 MW operating in the United States of America." Renewable Energy Focus 39 (2021): 90-98. </w:t>
      </w:r>
    </w:p>
    <w:p w14:paraId="7047AEAA" w14:textId="77777777" w:rsidR="00691CE9" w:rsidRPr="00C33EBD" w:rsidRDefault="00691CE9" w:rsidP="00691CE9">
      <w:pPr>
        <w:rPr>
          <w:sz w:val="22"/>
          <w:szCs w:val="22"/>
        </w:rPr>
      </w:pPr>
    </w:p>
    <w:p w14:paraId="09049101" w14:textId="77777777" w:rsidR="00691CE9" w:rsidRPr="00C33EBD" w:rsidRDefault="00691CE9" w:rsidP="00691CE9">
      <w:pPr>
        <w:rPr>
          <w:sz w:val="22"/>
          <w:szCs w:val="22"/>
        </w:rPr>
      </w:pPr>
      <w:r w:rsidRPr="00C33EBD">
        <w:rPr>
          <w:sz w:val="22"/>
          <w:szCs w:val="22"/>
        </w:rPr>
        <w:t xml:space="preserve">[11] Osorio, Julian D., et al. Failure Analysis for Molten Salt Thermal Energy Storage Tanks for In-Service CSP Plants. No. NREL/TP-5700-89036. National Renewable Energy Laboratory (NREL), Golden, CO (United States), 2024. </w:t>
      </w:r>
    </w:p>
    <w:p w14:paraId="0F3B8D96" w14:textId="77777777" w:rsidR="00691CE9" w:rsidRPr="00C33EBD" w:rsidRDefault="00691CE9" w:rsidP="00691CE9">
      <w:pPr>
        <w:rPr>
          <w:sz w:val="22"/>
          <w:szCs w:val="22"/>
        </w:rPr>
      </w:pPr>
    </w:p>
    <w:p w14:paraId="7AB36C22" w14:textId="77777777" w:rsidR="00691CE9" w:rsidRPr="00C33EBD" w:rsidRDefault="00691CE9" w:rsidP="00691CE9">
      <w:pPr>
        <w:rPr>
          <w:sz w:val="22"/>
          <w:szCs w:val="22"/>
        </w:rPr>
      </w:pPr>
      <w:r w:rsidRPr="00C33EBD">
        <w:rPr>
          <w:sz w:val="22"/>
          <w:szCs w:val="22"/>
        </w:rPr>
        <w:t xml:space="preserve">[12] Ahmed </w:t>
      </w:r>
      <w:proofErr w:type="spellStart"/>
      <w:r w:rsidRPr="00C33EBD">
        <w:rPr>
          <w:sz w:val="22"/>
          <w:szCs w:val="22"/>
        </w:rPr>
        <w:t>Liqreina</w:t>
      </w:r>
      <w:proofErr w:type="spellEnd"/>
      <w:r w:rsidRPr="00C33EBD">
        <w:rPr>
          <w:sz w:val="22"/>
          <w:szCs w:val="22"/>
        </w:rPr>
        <w:t xml:space="preserve">, </w:t>
      </w:r>
      <w:proofErr w:type="spellStart"/>
      <w:r w:rsidRPr="00C33EBD">
        <w:rPr>
          <w:sz w:val="22"/>
          <w:szCs w:val="22"/>
        </w:rPr>
        <w:t>Louy</w:t>
      </w:r>
      <w:proofErr w:type="spellEnd"/>
      <w:r w:rsidRPr="00C33EBD">
        <w:rPr>
          <w:sz w:val="22"/>
          <w:szCs w:val="22"/>
        </w:rPr>
        <w:t xml:space="preserve"> </w:t>
      </w:r>
      <w:proofErr w:type="spellStart"/>
      <w:r w:rsidRPr="00C33EBD">
        <w:rPr>
          <w:sz w:val="22"/>
          <w:szCs w:val="22"/>
        </w:rPr>
        <w:t>Qoaider</w:t>
      </w:r>
      <w:proofErr w:type="spellEnd"/>
      <w:r w:rsidRPr="00C33EBD">
        <w:rPr>
          <w:sz w:val="22"/>
          <w:szCs w:val="22"/>
        </w:rPr>
        <w:t>,</w:t>
      </w:r>
    </w:p>
    <w:p w14:paraId="504860D7" w14:textId="77777777" w:rsidR="00691CE9" w:rsidRPr="00C33EBD" w:rsidRDefault="00691CE9" w:rsidP="00691CE9">
      <w:pPr>
        <w:rPr>
          <w:sz w:val="22"/>
          <w:szCs w:val="22"/>
        </w:rPr>
      </w:pPr>
      <w:r w:rsidRPr="00C33EBD">
        <w:rPr>
          <w:sz w:val="22"/>
          <w:szCs w:val="22"/>
        </w:rPr>
        <w:t>Dry cooling of concentrating solar power (CSP) plants, an economic competitive option for the desert regions of the MENA region, Solar Energy, Volume 103, 2014, Pages 417-424, ISSN 0038-092X</w:t>
      </w:r>
    </w:p>
    <w:p w14:paraId="03B80821" w14:textId="77777777" w:rsidR="00691CE9" w:rsidRPr="00C33EBD" w:rsidRDefault="00691CE9" w:rsidP="00691CE9">
      <w:pPr>
        <w:rPr>
          <w:sz w:val="22"/>
          <w:szCs w:val="22"/>
        </w:rPr>
      </w:pPr>
    </w:p>
    <w:p w14:paraId="461C7C4E" w14:textId="77777777" w:rsidR="00691CE9" w:rsidRPr="00C33EBD" w:rsidRDefault="00691CE9" w:rsidP="00691CE9">
      <w:pPr>
        <w:rPr>
          <w:sz w:val="22"/>
          <w:szCs w:val="22"/>
        </w:rPr>
      </w:pPr>
      <w:r w:rsidRPr="00C33EBD">
        <w:rPr>
          <w:sz w:val="22"/>
          <w:szCs w:val="22"/>
        </w:rPr>
        <w:t>[13] Sengupta, M., Y. Xie, A. Lopez, A. Habte, G. Maclaurin, and J. Shelby. 2018. "</w:t>
      </w:r>
      <w:hyperlink r:id="rId27" w:history="1">
        <w:r w:rsidRPr="00C33EBD">
          <w:rPr>
            <w:rStyle w:val="Hyperlink"/>
            <w:sz w:val="22"/>
            <w:szCs w:val="22"/>
          </w:rPr>
          <w:t>The National Solar Radiation Data Base (NSRDB)</w:t>
        </w:r>
      </w:hyperlink>
      <w:r w:rsidRPr="00C33EBD">
        <w:rPr>
          <w:sz w:val="22"/>
          <w:szCs w:val="22"/>
        </w:rPr>
        <w:t xml:space="preserve">." Renewable and Sustainable Energy </w:t>
      </w:r>
      <w:proofErr w:type="gramStart"/>
      <w:r w:rsidRPr="00C33EBD">
        <w:rPr>
          <w:sz w:val="22"/>
          <w:szCs w:val="22"/>
        </w:rPr>
        <w:t>Reviews  89</w:t>
      </w:r>
      <w:proofErr w:type="gramEnd"/>
      <w:r w:rsidRPr="00C33EBD">
        <w:rPr>
          <w:sz w:val="22"/>
          <w:szCs w:val="22"/>
        </w:rPr>
        <w:t xml:space="preserve"> (June): 51-60. </w:t>
      </w:r>
    </w:p>
    <w:p w14:paraId="4DD99D84" w14:textId="77777777" w:rsidR="00691CE9" w:rsidRPr="00C33EBD" w:rsidRDefault="00691CE9" w:rsidP="00691CE9">
      <w:pPr>
        <w:rPr>
          <w:sz w:val="22"/>
          <w:szCs w:val="22"/>
        </w:rPr>
      </w:pPr>
    </w:p>
    <w:p w14:paraId="123BE56E" w14:textId="77777777" w:rsidR="00691CE9" w:rsidRPr="00C33EBD" w:rsidRDefault="00691CE9" w:rsidP="0022513E">
      <w:pPr>
        <w:pStyle w:val="TableTitle"/>
        <w:jc w:val="both"/>
        <w:rPr>
          <w:sz w:val="22"/>
          <w:szCs w:val="22"/>
        </w:rPr>
        <w:sectPr w:rsidR="00691CE9" w:rsidRPr="00C33EBD" w:rsidSect="006245E2">
          <w:pgSz w:w="12240" w:h="15840"/>
          <w:pgMar w:top="1440" w:right="1440" w:bottom="1440" w:left="1440" w:header="720" w:footer="720" w:gutter="0"/>
          <w:cols w:space="547"/>
          <w:docGrid w:linePitch="360"/>
        </w:sectPr>
      </w:pPr>
    </w:p>
    <w:p w14:paraId="4A678629" w14:textId="77777777" w:rsidR="00691CE9" w:rsidRDefault="00691CE9"/>
    <w:sectPr w:rsidR="00691CE9" w:rsidSect="00C33EBD">
      <w:type w:val="continuous"/>
      <w:pgSz w:w="12240" w:h="15840"/>
      <w:pgMar w:top="1440" w:right="720" w:bottom="1440" w:left="720" w:header="720" w:footer="720" w:gutter="0"/>
      <w:cols w:space="547"/>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cLaughlin, Luke Patrick" w:date="2025-04-07T12:42:00Z" w:initials="MLP">
    <w:p w14:paraId="543E8400" w14:textId="04AAABF5" w:rsidR="00032F44" w:rsidRDefault="00032F44" w:rsidP="00032F44">
      <w:pPr>
        <w:pStyle w:val="CommentText"/>
        <w:jc w:val="left"/>
      </w:pPr>
      <w:r>
        <w:rPr>
          <w:rStyle w:val="CommentReference"/>
        </w:rPr>
        <w:annotationRef/>
      </w:r>
      <w:r>
        <w:t xml:space="preserve">Going to start changing these given new wording restrictions from SNL field office. Lets make sure all “renewable”, “clean”, “decarbonize” etc. type words are replaced with something else. </w:t>
      </w:r>
    </w:p>
  </w:comment>
  <w:comment w:id="1" w:author="McLaughlin, Luke Patrick" w:date="2025-07-31T14:54:00Z" w:initials="LM">
    <w:p w14:paraId="598F57D9" w14:textId="77777777" w:rsidR="00BE4867" w:rsidRDefault="00BE4867" w:rsidP="00BE4867">
      <w:pPr>
        <w:pStyle w:val="CommentText"/>
        <w:jc w:val="left"/>
      </w:pPr>
      <w:r>
        <w:rPr>
          <w:rStyle w:val="CommentReference"/>
        </w:rPr>
        <w:annotationRef/>
      </w:r>
      <w:r>
        <w:t xml:space="preserve">I recommend either removing entirely or building into the sentence rather than in parentheses </w:t>
      </w:r>
    </w:p>
  </w:comment>
  <w:comment w:id="10" w:author="McLaughlin, Luke Patrick" w:date="2025-07-31T15:06:00Z" w:initials="LM">
    <w:p w14:paraId="6A26C20E" w14:textId="77777777" w:rsidR="00452A32" w:rsidRDefault="00452A32" w:rsidP="00452A32">
      <w:pPr>
        <w:pStyle w:val="CommentText"/>
        <w:jc w:val="left"/>
      </w:pPr>
      <w:r>
        <w:rPr>
          <w:rStyle w:val="CommentReference"/>
        </w:rPr>
        <w:annotationRef/>
      </w:r>
      <w:r>
        <w:t>Citation</w:t>
      </w:r>
    </w:p>
  </w:comment>
  <w:comment w:id="13" w:author="McLaughlin, Luke Patrick" w:date="2025-07-31T15:04:00Z" w:initials="LM">
    <w:p w14:paraId="41EC86FA" w14:textId="35F6E308" w:rsidR="00BA3321" w:rsidRDefault="00BA3321" w:rsidP="00BA3321">
      <w:pPr>
        <w:pStyle w:val="CommentText"/>
        <w:jc w:val="left"/>
      </w:pPr>
      <w:r>
        <w:rPr>
          <w:rStyle w:val="CommentReference"/>
        </w:rPr>
        <w:annotationRef/>
      </w:r>
      <w:r>
        <w:t xml:space="preserve">Lets add a citation for this. </w:t>
      </w:r>
    </w:p>
  </w:comment>
  <w:comment w:id="38" w:author="McLaughlin, Luke Patrick" w:date="2025-07-31T15:24:00Z" w:initials="LM">
    <w:p w14:paraId="5E26CC24" w14:textId="77777777" w:rsidR="00DE3211" w:rsidRDefault="00DE3211" w:rsidP="00DE3211">
      <w:pPr>
        <w:pStyle w:val="CommentText"/>
        <w:jc w:val="left"/>
      </w:pPr>
      <w:r>
        <w:rPr>
          <w:rStyle w:val="CommentReference"/>
        </w:rPr>
        <w:annotationRef/>
      </w:r>
      <w:r>
        <w:t>theme</w:t>
      </w:r>
    </w:p>
  </w:comment>
  <w:comment w:id="46" w:author="McLaughlin, Luke Patrick" w:date="2025-07-31T15:23:00Z" w:initials="LM">
    <w:p w14:paraId="2883E022" w14:textId="645B4E30" w:rsidR="00707971" w:rsidRDefault="00707971" w:rsidP="00707971">
      <w:pPr>
        <w:pStyle w:val="CommentText"/>
        <w:jc w:val="left"/>
      </w:pPr>
      <w:r>
        <w:rPr>
          <w:rStyle w:val="CommentReference"/>
        </w:rPr>
        <w:annotationRef/>
      </w:r>
      <w:r>
        <w:t xml:space="preserve">Moved up here because it will fit this section. </w:t>
      </w:r>
    </w:p>
  </w:comment>
  <w:comment w:id="50" w:author="McLaughlin, Luke Patrick" w:date="2025-07-31T15:23:00Z" w:initials="LM">
    <w:p w14:paraId="638EC267" w14:textId="77777777" w:rsidR="00DE3211" w:rsidRDefault="00760D82" w:rsidP="00DE3211">
      <w:pPr>
        <w:pStyle w:val="CommentText"/>
        <w:jc w:val="left"/>
      </w:pPr>
      <w:r>
        <w:rPr>
          <w:rStyle w:val="CommentReference"/>
        </w:rPr>
        <w:annotationRef/>
      </w:r>
      <w:r w:rsidR="00DE3211">
        <w:t>Moved this here too because it will fit after some massaging</w:t>
      </w:r>
    </w:p>
  </w:comment>
  <w:comment w:id="65" w:author="McLaughlin, Luke Patrick" w:date="2025-07-31T15:19:00Z" w:initials="LM">
    <w:p w14:paraId="46FE5D84" w14:textId="688BD95D" w:rsidR="008F7F5B" w:rsidRDefault="008F7F5B" w:rsidP="008F7F5B">
      <w:pPr>
        <w:pStyle w:val="CommentText"/>
        <w:jc w:val="left"/>
      </w:pPr>
      <w:r>
        <w:rPr>
          <w:rStyle w:val="CommentReference"/>
        </w:rPr>
        <w:annotationRef/>
      </w:r>
      <w:r>
        <w:t xml:space="preserve">After this sentence. Go into specifics of what they did in these citations. (e.g.: Taylor et al. investigated hybrid systems… and showed how amazing csp was by x%). </w:t>
      </w:r>
    </w:p>
  </w:comment>
  <w:comment w:id="81" w:author="McLaughlin, Luke Patrick" w:date="2025-07-31T15:41:00Z" w:initials="LM">
    <w:p w14:paraId="760A4DC9" w14:textId="77777777" w:rsidR="00982C70" w:rsidRDefault="00982C70" w:rsidP="00982C70">
      <w:pPr>
        <w:pStyle w:val="CommentText"/>
        <w:jc w:val="left"/>
      </w:pPr>
      <w:r>
        <w:rPr>
          <w:rStyle w:val="CommentReference"/>
        </w:rPr>
        <w:annotationRef/>
      </w:r>
      <w:r>
        <w:t>I think we need to meet with Photon Vault and let them know we are writing a paper. I say this because:</w:t>
      </w:r>
      <w:r>
        <w:br/>
        <w:t>- Quite honestly I still don’t know why they need ice and I’m not comfortable with this part of this work</w:t>
      </w:r>
    </w:p>
    <w:p w14:paraId="045712C2" w14:textId="77777777" w:rsidR="00982C70" w:rsidRDefault="00982C70" w:rsidP="00982C70">
      <w:pPr>
        <w:pStyle w:val="CommentText"/>
        <w:ind w:left="300"/>
        <w:jc w:val="left"/>
      </w:pPr>
      <w:r>
        <w:t xml:space="preserve">We probably need a clear schematic of the system added to the paper, both at a system level but also with a high level conceptual cycle diagram for this sCO2 cycle. We will need their blessing and clarity of where exactly is the ice. </w:t>
      </w:r>
    </w:p>
    <w:p w14:paraId="1B773DF9" w14:textId="77777777" w:rsidR="00982C70" w:rsidRDefault="00982C70" w:rsidP="00982C70">
      <w:pPr>
        <w:pStyle w:val="CommentText"/>
        <w:ind w:left="300"/>
        <w:jc w:val="left"/>
      </w:pPr>
      <w:r>
        <w:t xml:space="preserve">PTES during charge is basically a refrigeration cycle. So you move heat from a cold reservoir to a hot. In many of the PTES systems being looked at for commerical TES, they have a cold reservoir that is a water/ice mixuture. You make ice during charge by removing heat from water and you turn it back to water during discharge by rejecting heat to ice. That is clear.  </w:t>
      </w:r>
    </w:p>
    <w:p w14:paraId="0802D5E7" w14:textId="77777777" w:rsidR="00982C70" w:rsidRDefault="00982C70" w:rsidP="00982C70">
      <w:pPr>
        <w:pStyle w:val="CommentText"/>
        <w:ind w:left="300"/>
        <w:jc w:val="left"/>
      </w:pPr>
      <w:r>
        <w:t xml:space="preserve">If their system is a PTES, then I just want to clear up that they don’t have a cold reservoir so cold as to make ice, but they for some reason want to need to “manually” made ice… </w:t>
      </w:r>
    </w:p>
  </w:comment>
  <w:comment w:id="85" w:author="McLaughlin, Luke Patrick" w:date="2025-04-07T12:54:00Z" w:initials="MLP">
    <w:p w14:paraId="11B48A9F" w14:textId="059231B2" w:rsidR="00F22EF3" w:rsidRDefault="00F22EF3" w:rsidP="00F22EF3">
      <w:pPr>
        <w:pStyle w:val="CommentText"/>
        <w:jc w:val="left"/>
      </w:pPr>
      <w:r>
        <w:rPr>
          <w:rStyle w:val="CommentReference"/>
        </w:rPr>
        <w:annotationRef/>
      </w:r>
      <w:r>
        <w:t xml:space="preserve">Double check for acronym re-definition. It appears they have already been defined. You can define once in abstract and then again in the main body, but no need each section. </w:t>
      </w:r>
    </w:p>
  </w:comment>
  <w:comment w:id="83" w:author="McLaughlin, Luke Patrick" w:date="2025-07-31T15:45:00Z" w:initials="LM">
    <w:p w14:paraId="5B1E6CFF" w14:textId="77777777" w:rsidR="00F23AC9" w:rsidRDefault="0064146D" w:rsidP="00F23AC9">
      <w:pPr>
        <w:pStyle w:val="CommentText"/>
        <w:jc w:val="left"/>
      </w:pPr>
      <w:r>
        <w:rPr>
          <w:rStyle w:val="CommentReference"/>
        </w:rPr>
        <w:annotationRef/>
      </w:r>
      <w:r w:rsidR="00F23AC9">
        <w:t xml:space="preserve">We will want some more here. </w:t>
      </w:r>
      <w:r w:rsidR="00F23AC9">
        <w:br/>
      </w:r>
      <w:r w:rsidR="00F23AC9">
        <w:br/>
        <w:t>- A system level schematic showing hybrid energy system components</w:t>
      </w:r>
    </w:p>
    <w:p w14:paraId="39484AE7" w14:textId="77777777" w:rsidR="00F23AC9" w:rsidRDefault="00F23AC9" w:rsidP="00F23AC9">
      <w:pPr>
        <w:pStyle w:val="CommentText"/>
        <w:ind w:left="300"/>
        <w:jc w:val="left"/>
      </w:pPr>
      <w:r>
        <w:t xml:space="preserve">I think a bit more about the PV, CSP and TES. We cant give all of photons detials but like its “fixed tilt “ or ‘ single axis tracking’ PV and it’s a parabolic dish with a central HTF tube containing sCO2… and it’s a solid media TES with media similar to silica sand. The exact meida modeled is proprietary. You don’t need to go crazy but schematics will go a long ways. </w:t>
      </w:r>
    </w:p>
    <w:p w14:paraId="256E58B6" w14:textId="77777777" w:rsidR="00F23AC9" w:rsidRDefault="00F23AC9" w:rsidP="00F23AC9">
      <w:pPr>
        <w:pStyle w:val="CommentText"/>
        <w:ind w:left="300"/>
        <w:jc w:val="left"/>
      </w:pPr>
    </w:p>
    <w:p w14:paraId="63C8F194" w14:textId="77777777" w:rsidR="00F23AC9" w:rsidRDefault="00F23AC9" w:rsidP="00F23AC9">
      <w:pPr>
        <w:pStyle w:val="CommentText"/>
        <w:ind w:left="300"/>
        <w:jc w:val="left"/>
      </w:pPr>
      <w:r>
        <w:t xml:space="preserve">And I really think we need a cycle model, even if very simplified showing the charge cycle heat/work inputs/outputs and same for discharge. </w:t>
      </w:r>
    </w:p>
  </w:comment>
  <w:comment w:id="84" w:author="McLaughlin, Luke Patrick" w:date="2025-07-31T15:47:00Z" w:initials="LM">
    <w:p w14:paraId="6A5B26A3" w14:textId="77777777" w:rsidR="00726C1B" w:rsidRDefault="00726C1B" w:rsidP="00726C1B">
      <w:pPr>
        <w:pStyle w:val="CommentText"/>
        <w:jc w:val="left"/>
      </w:pPr>
      <w:r>
        <w:rPr>
          <w:rStyle w:val="CommentReference"/>
        </w:rPr>
        <w:annotationRef/>
      </w:r>
      <w:r>
        <w:t>This is where we really clearly need to say what the ice is doing and where it comes into the picture because our analysis is a lot about the ice lol</w:t>
      </w:r>
    </w:p>
  </w:comment>
  <w:comment w:id="91" w:author="McLaughlin, Luke Patrick" w:date="2025-07-31T16:07:00Z" w:initials="LM">
    <w:p w14:paraId="217CE209" w14:textId="77777777" w:rsidR="002D6F07" w:rsidRDefault="002D6F07" w:rsidP="002D6F07">
      <w:pPr>
        <w:pStyle w:val="CommentText"/>
        <w:jc w:val="left"/>
      </w:pPr>
      <w:r>
        <w:rPr>
          <w:rStyle w:val="CommentReference"/>
        </w:rPr>
        <w:annotationRef/>
      </w:r>
      <w:r>
        <w:t xml:space="preserve">Okay so here we are definitely talking like its a PTES system. I’m pausing here because we need to sort this. Some strange things just bug me about this. </w:t>
      </w:r>
    </w:p>
  </w:comment>
  <w:comment w:id="96" w:author="McLaughlin, Luke Patrick" w:date="2025-04-07T13:50:00Z" w:initials="LM">
    <w:p w14:paraId="61A1BEBD" w14:textId="13568E70" w:rsidR="00B876C6" w:rsidRDefault="00B876C6" w:rsidP="00B876C6">
      <w:pPr>
        <w:pStyle w:val="CommentText"/>
        <w:jc w:val="left"/>
      </w:pPr>
      <w:r>
        <w:rPr>
          <w:rStyle w:val="CommentReference"/>
        </w:rPr>
        <w:annotationRef/>
      </w:r>
      <w:r>
        <w:t xml:space="preserve">Added this. Is this true? Ice-making is sort of glossed over. I think we should revisit this to make sure the ice-making an PV relationship is understood. </w:t>
      </w:r>
    </w:p>
  </w:comment>
  <w:comment w:id="97" w:author="McLaughlin, Luke Patrick" w:date="2025-04-07T15:39:00Z" w:initials="MLP">
    <w:p w14:paraId="632A1094" w14:textId="77777777" w:rsidR="004220C6" w:rsidRDefault="004220C6" w:rsidP="004220C6">
      <w:pPr>
        <w:pStyle w:val="CommentText"/>
        <w:jc w:val="left"/>
      </w:pPr>
      <w:r>
        <w:rPr>
          <w:rStyle w:val="CommentReference"/>
        </w:rPr>
        <w:annotationRef/>
      </w:r>
      <w:r>
        <w:t xml:space="preserve">Revisiting after going all the way through and I think we need to explain the ice better. Specifically how in the grid-tied the excess PV all goes to tES and then the grid provides the ice needed to accommodate all of that excess. In the isolated the excess is split so that some goes to TES and some goes to making the ice to accommodate that TES addition. </w:t>
      </w:r>
    </w:p>
  </w:comment>
  <w:comment w:id="98" w:author="McLaughlin, Luke Patrick" w:date="2025-04-07T16:22:00Z" w:initials="MLP">
    <w:p w14:paraId="2606C3D0" w14:textId="77777777" w:rsidR="00A22A2F" w:rsidRDefault="00A22A2F" w:rsidP="00A22A2F">
      <w:pPr>
        <w:pStyle w:val="CommentText"/>
        <w:jc w:val="left"/>
      </w:pPr>
      <w:r>
        <w:rPr>
          <w:rStyle w:val="CommentReference"/>
        </w:rPr>
        <w:annotationRef/>
      </w:r>
      <w:r>
        <w:t xml:space="preserve">I took a crack at this. </w:t>
      </w:r>
    </w:p>
  </w:comment>
  <w:comment w:id="101" w:author="McLaughlin, Luke Patrick" w:date="2025-04-07T13:55:00Z" w:initials="LM">
    <w:p w14:paraId="7A3F475D" w14:textId="77777777" w:rsidR="0093676C" w:rsidRDefault="0093676C" w:rsidP="0093676C">
      <w:pPr>
        <w:pStyle w:val="CommentText"/>
        <w:jc w:val="left"/>
      </w:pPr>
      <w:r>
        <w:rPr>
          <w:rStyle w:val="CommentReference"/>
        </w:rPr>
        <w:annotationRef/>
      </w:r>
      <w:r>
        <w:t xml:space="preserve">Add units to O&amp;M. </w:t>
      </w:r>
    </w:p>
  </w:comment>
  <w:comment w:id="102" w:author="McLaughlin, Luke Patrick" w:date="2025-04-07T14:23:00Z" w:initials="LM">
    <w:p w14:paraId="48668DE0" w14:textId="77777777" w:rsidR="00717324" w:rsidRDefault="00717324" w:rsidP="00717324">
      <w:pPr>
        <w:pStyle w:val="CommentText"/>
        <w:jc w:val="left"/>
      </w:pPr>
      <w:r>
        <w:rPr>
          <w:rStyle w:val="CommentReference"/>
        </w:rPr>
        <w:annotationRef/>
      </w:r>
      <w:r>
        <w:t xml:space="preserve">Yes, true, but accurate for how we modeled it? I’m not sure we costed the interconnect in this way to elucidate this result. </w:t>
      </w:r>
      <w:r>
        <w:br/>
      </w:r>
      <w:r>
        <w:br/>
      </w:r>
    </w:p>
  </w:comment>
  <w:comment w:id="103" w:author="McLaughlin, Luke Patrick" w:date="2025-04-07T15:02:00Z" w:initials="LM">
    <w:p w14:paraId="215DAC3C" w14:textId="77777777" w:rsidR="00717324" w:rsidRDefault="00717324" w:rsidP="00717324">
      <w:pPr>
        <w:pStyle w:val="CommentText"/>
        <w:jc w:val="left"/>
      </w:pPr>
      <w:r>
        <w:rPr>
          <w:rStyle w:val="CommentReference"/>
        </w:rPr>
        <w:annotationRef/>
      </w:r>
      <w:r>
        <w:t>After having read the full paper I’m still struggling with this result a bit. Why do we see the inversion &gt;85% LMP? Did we really cost the interconnect?</w:t>
      </w:r>
    </w:p>
  </w:comment>
  <w:comment w:id="104" w:author="McLaughlin, Luke Patrick" w:date="2025-04-07T16:27:00Z" w:initials="MLP">
    <w:p w14:paraId="21A535D1" w14:textId="77777777" w:rsidR="00717324" w:rsidRDefault="00717324" w:rsidP="00717324">
      <w:pPr>
        <w:pStyle w:val="CommentText"/>
        <w:jc w:val="left"/>
      </w:pPr>
      <w:r>
        <w:rPr>
          <w:rStyle w:val="CommentReference"/>
        </w:rPr>
        <w:annotationRef/>
      </w:r>
      <w:r>
        <w:t xml:space="preserve">And still struggling. Only result that I cant seem to rationalize right now. </w:t>
      </w:r>
    </w:p>
  </w:comment>
  <w:comment w:id="109" w:author="McLaughlin, Luke Patrick" w:date="2025-04-07T15:07:00Z" w:initials="LM">
    <w:p w14:paraId="2FE9F1E1" w14:textId="77777777" w:rsidR="00E71C31" w:rsidRDefault="00E71C31" w:rsidP="00E71C31">
      <w:pPr>
        <w:pStyle w:val="CommentText"/>
        <w:jc w:val="left"/>
      </w:pPr>
      <w:r>
        <w:rPr>
          <w:rStyle w:val="CommentReference"/>
        </w:rPr>
        <w:annotationRef/>
      </w:r>
      <w:r>
        <w:t xml:space="preserve">Grid tied in Figure 5 or isolated? I like Figure 6. Maybe we can have an a) and b) here to show the same curved for both configurations. </w:t>
      </w:r>
    </w:p>
  </w:comment>
  <w:comment w:id="110" w:author="McLaughlin, Luke Patrick" w:date="2025-04-07T14:36:00Z" w:initials="LM">
    <w:p w14:paraId="664EB90B" w14:textId="4FD8E93C" w:rsidR="00FD5B28" w:rsidRDefault="00FD5B28" w:rsidP="00FD5B28">
      <w:pPr>
        <w:pStyle w:val="CommentText"/>
        <w:jc w:val="left"/>
      </w:pPr>
      <w:r>
        <w:rPr>
          <w:rStyle w:val="CommentReference"/>
        </w:rPr>
        <w:annotationRef/>
      </w:r>
      <w:r>
        <w:t xml:space="preserve">Agreed on statement. Can we show the flattening any more clearly? Hard to see with the eye. My eyes see the intial steep steps but then the rest after about 1.5 look the same. </w:t>
      </w:r>
    </w:p>
  </w:comment>
  <w:comment w:id="111" w:author="McLaughlin, Luke Patrick" w:date="2025-04-07T16:23:00Z" w:initials="MLP">
    <w:p w14:paraId="6B88CBC0" w14:textId="77777777" w:rsidR="00A22A2F" w:rsidRDefault="00A22A2F" w:rsidP="00A22A2F">
      <w:pPr>
        <w:pStyle w:val="CommentText"/>
        <w:jc w:val="left"/>
      </w:pPr>
      <w:r>
        <w:rPr>
          <w:rStyle w:val="CommentReference"/>
        </w:rPr>
        <w:annotationRef/>
      </w:r>
      <w:r>
        <w:t xml:space="preserve">Even different wording could just explain that you see a steep line for the first 2 or 3 dots, then its fairly steady. </w:t>
      </w:r>
    </w:p>
  </w:comment>
  <w:comment w:id="112" w:author="McLaughlin, Luke Patrick" w:date="2025-04-07T16:26:00Z" w:initials="MLP">
    <w:p w14:paraId="55C8B0E8" w14:textId="77777777" w:rsidR="00A22A2F" w:rsidRDefault="00A22A2F" w:rsidP="00A22A2F">
      <w:pPr>
        <w:pStyle w:val="CommentText"/>
        <w:jc w:val="left"/>
      </w:pPr>
      <w:r>
        <w:rPr>
          <w:rStyle w:val="CommentReference"/>
        </w:rPr>
        <w:annotationRef/>
      </w:r>
      <w:r>
        <w:t xml:space="preserve">I think this statement is true. But after a few horus with this now I think this is true because the grid allows excess PV to go all into TES (vs isolated whre you have to split it and use some of it to make ice). This then in turn means you have more efficient use of your PV. This in a sense is “leaning on the grid” and so you don’t need to size yoru PV as large to get the same bang for your buck. Do you agree? If so, lets try to explain that nuance better. Because right now it is a true statement, but it sort of confuses that the grid is directly applying to our load instead of PV and giving you that LMP, which we know the LMP is only from the renwable system. </w:t>
      </w:r>
    </w:p>
  </w:comment>
  <w:comment w:id="115" w:author="McLaughlin, Luke Patrick" w:date="2025-04-07T15:24:00Z" w:initials="LM">
    <w:p w14:paraId="1907FAD7" w14:textId="77777777" w:rsidR="00740835" w:rsidRDefault="00740835" w:rsidP="00740835">
      <w:pPr>
        <w:pStyle w:val="CommentText"/>
        <w:jc w:val="left"/>
      </w:pPr>
      <w:r>
        <w:rPr>
          <w:rStyle w:val="CommentReference"/>
        </w:rPr>
        <w:annotationRef/>
      </w:r>
      <w:r>
        <w:t xml:space="preserve">Things are starting to click here. Only thing I cant seem to recall is why the ice-making requirement is increased for the grid-tied case? I suspect it has something to do with more PV being able to charge the TES. </w:t>
      </w:r>
      <w:r>
        <w:br/>
      </w:r>
      <w:r>
        <w:br/>
        <w:t xml:space="preserve">So for isolated, CSP is charging TES and setting the ice making requirement. PV is then first making that ice, then it goes to load. Then any extra PV in the isolated case is curtailed because all the energy is spent and we cant make the ice needed to put that excess PV into TES. Right? Grid tied does that same logic but then says okay I can put this excess PV at the end into TES because I’ll use grid electricity to make the ice. Is that right? </w:t>
      </w:r>
    </w:p>
  </w:comment>
  <w:comment w:id="116" w:author="McLaughlin, Luke Patrick" w:date="2025-04-07T16:26:00Z" w:initials="MLP">
    <w:p w14:paraId="7AE5844B" w14:textId="77777777" w:rsidR="00A22A2F" w:rsidRDefault="00A22A2F" w:rsidP="00A22A2F">
      <w:pPr>
        <w:pStyle w:val="CommentText"/>
        <w:jc w:val="left"/>
      </w:pPr>
      <w:r>
        <w:rPr>
          <w:rStyle w:val="CommentReference"/>
        </w:rPr>
        <w:annotationRef/>
      </w:r>
      <w:r>
        <w:t xml:space="preserve">I addressed this after thining about it enough. </w:t>
      </w:r>
    </w:p>
  </w:comment>
  <w:comment w:id="118" w:author="McLaughlin, Luke Patrick" w:date="2025-04-07T16:27:00Z" w:initials="MLP">
    <w:p w14:paraId="012F051E" w14:textId="77777777" w:rsidR="00CC75AF" w:rsidRDefault="00CC75AF" w:rsidP="00CC75AF">
      <w:pPr>
        <w:pStyle w:val="CommentText"/>
        <w:jc w:val="left"/>
      </w:pPr>
      <w:r>
        <w:rPr>
          <w:rStyle w:val="CommentReference"/>
        </w:rPr>
        <w:annotationRef/>
      </w:r>
      <w:r>
        <w:t xml:space="preserve">Solid. Only thing we could add is a section in the conlusion really hammering home how the grid-tie allows for all excess PV to go to TES, making PV more effective in grid-tied comapred to isolated.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3E8400" w15:done="1"/>
  <w15:commentEx w15:paraId="598F57D9" w15:done="0"/>
  <w15:commentEx w15:paraId="6A26C20E" w15:done="0"/>
  <w15:commentEx w15:paraId="41EC86FA" w15:done="0"/>
  <w15:commentEx w15:paraId="5E26CC24" w15:done="0"/>
  <w15:commentEx w15:paraId="2883E022" w15:done="0"/>
  <w15:commentEx w15:paraId="638EC267" w15:done="0"/>
  <w15:commentEx w15:paraId="46FE5D84" w15:done="0"/>
  <w15:commentEx w15:paraId="0802D5E7" w15:done="0"/>
  <w15:commentEx w15:paraId="11B48A9F" w15:done="1"/>
  <w15:commentEx w15:paraId="63C8F194" w15:done="0"/>
  <w15:commentEx w15:paraId="6A5B26A3" w15:paraIdParent="63C8F194" w15:done="0"/>
  <w15:commentEx w15:paraId="217CE209" w15:done="0"/>
  <w15:commentEx w15:paraId="61A1BEBD" w15:done="1"/>
  <w15:commentEx w15:paraId="632A1094" w15:paraIdParent="61A1BEBD" w15:done="1"/>
  <w15:commentEx w15:paraId="2606C3D0" w15:paraIdParent="61A1BEBD" w15:done="1"/>
  <w15:commentEx w15:paraId="7A3F475D" w15:done="1"/>
  <w15:commentEx w15:paraId="48668DE0" w15:done="1"/>
  <w15:commentEx w15:paraId="215DAC3C" w15:paraIdParent="48668DE0" w15:done="1"/>
  <w15:commentEx w15:paraId="21A535D1" w15:paraIdParent="48668DE0" w15:done="1"/>
  <w15:commentEx w15:paraId="2FE9F1E1" w15:done="1"/>
  <w15:commentEx w15:paraId="664EB90B" w15:done="1"/>
  <w15:commentEx w15:paraId="6B88CBC0" w15:paraIdParent="664EB90B" w15:done="1"/>
  <w15:commentEx w15:paraId="55C8B0E8" w15:done="1"/>
  <w15:commentEx w15:paraId="1907FAD7" w15:done="1"/>
  <w15:commentEx w15:paraId="7AE5844B" w15:paraIdParent="1907FAD7" w15:done="1"/>
  <w15:commentEx w15:paraId="012F051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B9E46B5" w16cex:dateUtc="2025-04-07T18:42:00Z"/>
  <w16cex:commentExtensible w16cex:durableId="454A7213" w16cex:dateUtc="2025-07-31T20:54:00Z"/>
  <w16cex:commentExtensible w16cex:durableId="1CB6AA44" w16cex:dateUtc="2025-07-31T21:06:00Z"/>
  <w16cex:commentExtensible w16cex:durableId="269384A8" w16cex:dateUtc="2025-07-31T21:04:00Z"/>
  <w16cex:commentExtensible w16cex:durableId="116AF58A" w16cex:dateUtc="2025-07-31T21:24:00Z"/>
  <w16cex:commentExtensible w16cex:durableId="26770CB7" w16cex:dateUtc="2025-07-31T21:23:00Z"/>
  <w16cex:commentExtensible w16cex:durableId="4D9609AF" w16cex:dateUtc="2025-07-31T21:23:00Z"/>
  <w16cex:commentExtensible w16cex:durableId="2580D956" w16cex:dateUtc="2025-07-31T21:19:00Z"/>
  <w16cex:commentExtensible w16cex:durableId="4CB8DDD2" w16cex:dateUtc="2025-07-31T21:41:00Z"/>
  <w16cex:commentExtensible w16cex:durableId="2B9E4980" w16cex:dateUtc="2025-04-07T18:54:00Z"/>
  <w16cex:commentExtensible w16cex:durableId="088DBF41" w16cex:dateUtc="2025-07-31T21:45:00Z"/>
  <w16cex:commentExtensible w16cex:durableId="2A2A49C2" w16cex:dateUtc="2025-07-31T21:47:00Z"/>
  <w16cex:commentExtensible w16cex:durableId="4A7C9DBB" w16cex:dateUtc="2025-07-31T22:07:00Z"/>
  <w16cex:commentExtensible w16cex:durableId="2B9E5695" w16cex:dateUtc="2025-04-07T19:50:00Z"/>
  <w16cex:commentExtensible w16cex:durableId="2B9E7023" w16cex:dateUtc="2025-04-07T21:39:00Z"/>
  <w16cex:commentExtensible w16cex:durableId="2B9E7A2F" w16cex:dateUtc="2025-04-07T22:22:00Z"/>
  <w16cex:commentExtensible w16cex:durableId="2B9E57D5" w16cex:dateUtc="2025-04-07T19:55:00Z"/>
  <w16cex:commentExtensible w16cex:durableId="6032CF0C" w16cex:dateUtc="2025-04-07T20:23:00Z"/>
  <w16cex:commentExtensible w16cex:durableId="325137A3" w16cex:dateUtc="2025-04-07T21:02:00Z"/>
  <w16cex:commentExtensible w16cex:durableId="50148761" w16cex:dateUtc="2025-04-07T22:27:00Z"/>
  <w16cex:commentExtensible w16cex:durableId="2B9E689F" w16cex:dateUtc="2025-04-07T21:07:00Z"/>
  <w16cex:commentExtensible w16cex:durableId="2B9E615B" w16cex:dateUtc="2025-04-07T20:36:00Z"/>
  <w16cex:commentExtensible w16cex:durableId="2B9E7A77" w16cex:dateUtc="2025-04-07T22:23:00Z"/>
  <w16cex:commentExtensible w16cex:durableId="2B9E7B1F" w16cex:dateUtc="2025-04-07T22:26:00Z"/>
  <w16cex:commentExtensible w16cex:durableId="2B9E6C97" w16cex:dateUtc="2025-04-07T21:24:00Z"/>
  <w16cex:commentExtensible w16cex:durableId="2B9E7B33" w16cex:dateUtc="2025-04-07T22:26:00Z"/>
  <w16cex:commentExtensible w16cex:durableId="2B9E7B65" w16cex:dateUtc="2025-04-07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3E8400" w16cid:durableId="2B9E46B5"/>
  <w16cid:commentId w16cid:paraId="598F57D9" w16cid:durableId="454A7213"/>
  <w16cid:commentId w16cid:paraId="6A26C20E" w16cid:durableId="1CB6AA44"/>
  <w16cid:commentId w16cid:paraId="41EC86FA" w16cid:durableId="269384A8"/>
  <w16cid:commentId w16cid:paraId="5E26CC24" w16cid:durableId="116AF58A"/>
  <w16cid:commentId w16cid:paraId="2883E022" w16cid:durableId="26770CB7"/>
  <w16cid:commentId w16cid:paraId="638EC267" w16cid:durableId="4D9609AF"/>
  <w16cid:commentId w16cid:paraId="46FE5D84" w16cid:durableId="2580D956"/>
  <w16cid:commentId w16cid:paraId="0802D5E7" w16cid:durableId="4CB8DDD2"/>
  <w16cid:commentId w16cid:paraId="11B48A9F" w16cid:durableId="2B9E4980"/>
  <w16cid:commentId w16cid:paraId="63C8F194" w16cid:durableId="088DBF41"/>
  <w16cid:commentId w16cid:paraId="6A5B26A3" w16cid:durableId="2A2A49C2"/>
  <w16cid:commentId w16cid:paraId="217CE209" w16cid:durableId="4A7C9DBB"/>
  <w16cid:commentId w16cid:paraId="61A1BEBD" w16cid:durableId="2B9E5695"/>
  <w16cid:commentId w16cid:paraId="632A1094" w16cid:durableId="2B9E7023"/>
  <w16cid:commentId w16cid:paraId="2606C3D0" w16cid:durableId="2B9E7A2F"/>
  <w16cid:commentId w16cid:paraId="7A3F475D" w16cid:durableId="2B9E57D5"/>
  <w16cid:commentId w16cid:paraId="48668DE0" w16cid:durableId="6032CF0C"/>
  <w16cid:commentId w16cid:paraId="215DAC3C" w16cid:durableId="325137A3"/>
  <w16cid:commentId w16cid:paraId="21A535D1" w16cid:durableId="50148761"/>
  <w16cid:commentId w16cid:paraId="2FE9F1E1" w16cid:durableId="2B9E689F"/>
  <w16cid:commentId w16cid:paraId="664EB90B" w16cid:durableId="2B9E615B"/>
  <w16cid:commentId w16cid:paraId="6B88CBC0" w16cid:durableId="2B9E7A77"/>
  <w16cid:commentId w16cid:paraId="55C8B0E8" w16cid:durableId="2B9E7B1F"/>
  <w16cid:commentId w16cid:paraId="1907FAD7" w16cid:durableId="2B9E6C97"/>
  <w16cid:commentId w16cid:paraId="7AE5844B" w16cid:durableId="2B9E7B33"/>
  <w16cid:commentId w16cid:paraId="012F051E" w16cid:durableId="2B9E7B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E08C2" w14:textId="77777777" w:rsidR="009F0589" w:rsidRDefault="009F0589">
      <w:r>
        <w:separator/>
      </w:r>
    </w:p>
  </w:endnote>
  <w:endnote w:type="continuationSeparator" w:id="0">
    <w:p w14:paraId="4170F5E2" w14:textId="77777777" w:rsidR="009F0589" w:rsidRDefault="009F0589">
      <w:r>
        <w:continuationSeparator/>
      </w:r>
    </w:p>
  </w:endnote>
  <w:endnote w:type="continuationNotice" w:id="1">
    <w:p w14:paraId="7C54862A" w14:textId="77777777" w:rsidR="009F0589" w:rsidRDefault="009F05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BF009" w14:textId="77777777" w:rsidR="002827D5" w:rsidRDefault="00292085">
    <w:pPr>
      <w:pStyle w:val="Footer"/>
    </w:pPr>
    <w:r>
      <w:tab/>
    </w:r>
    <w:r>
      <w:fldChar w:fldCharType="begin"/>
    </w:r>
    <w:r>
      <w:instrText xml:space="preserve"> PAGE  \* MERGEFORMAT </w:instrText>
    </w:r>
    <w:r>
      <w:fldChar w:fldCharType="separate"/>
    </w:r>
    <w:r>
      <w:rPr>
        <w:noProof/>
      </w:rPr>
      <w:t>1</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A63A8B" w14:textId="77777777" w:rsidR="009F0589" w:rsidRDefault="009F0589">
      <w:r>
        <w:separator/>
      </w:r>
    </w:p>
  </w:footnote>
  <w:footnote w:type="continuationSeparator" w:id="0">
    <w:p w14:paraId="6AF78184" w14:textId="77777777" w:rsidR="009F0589" w:rsidRDefault="009F0589">
      <w:r>
        <w:continuationSeparator/>
      </w:r>
    </w:p>
  </w:footnote>
  <w:footnote w:type="continuationNotice" w:id="1">
    <w:p w14:paraId="45E147DF" w14:textId="77777777" w:rsidR="009F0589" w:rsidRDefault="009F058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609A9"/>
    <w:multiLevelType w:val="hybridMultilevel"/>
    <w:tmpl w:val="DCA426DC"/>
    <w:lvl w:ilvl="0" w:tplc="DAC8BC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594898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cLaughlin, Luke Patrick">
    <w15:presenceInfo w15:providerId="AD" w15:userId="S::lpmclau@sandia.gov::a8ad0557-a95d-49d2-baab-0b096c8fd7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CE9"/>
    <w:rsid w:val="00032F44"/>
    <w:rsid w:val="00037718"/>
    <w:rsid w:val="00076954"/>
    <w:rsid w:val="00081E80"/>
    <w:rsid w:val="000A09AC"/>
    <w:rsid w:val="000B3311"/>
    <w:rsid w:val="000E39D9"/>
    <w:rsid w:val="00124404"/>
    <w:rsid w:val="00130DF7"/>
    <w:rsid w:val="00192583"/>
    <w:rsid w:val="00194B54"/>
    <w:rsid w:val="001A2B34"/>
    <w:rsid w:val="001B2AA2"/>
    <w:rsid w:val="001C56A9"/>
    <w:rsid w:val="001D0320"/>
    <w:rsid w:val="0020334F"/>
    <w:rsid w:val="002139A8"/>
    <w:rsid w:val="002221F9"/>
    <w:rsid w:val="0022312C"/>
    <w:rsid w:val="0022513E"/>
    <w:rsid w:val="002311CA"/>
    <w:rsid w:val="00263C69"/>
    <w:rsid w:val="0027695E"/>
    <w:rsid w:val="002827D5"/>
    <w:rsid w:val="00284CAA"/>
    <w:rsid w:val="00292085"/>
    <w:rsid w:val="002A2B10"/>
    <w:rsid w:val="002C1524"/>
    <w:rsid w:val="002D6F07"/>
    <w:rsid w:val="002E44D3"/>
    <w:rsid w:val="002E47BB"/>
    <w:rsid w:val="00353C06"/>
    <w:rsid w:val="00371A39"/>
    <w:rsid w:val="003746ED"/>
    <w:rsid w:val="003B407B"/>
    <w:rsid w:val="003B4B08"/>
    <w:rsid w:val="003D38E4"/>
    <w:rsid w:val="003E3FBF"/>
    <w:rsid w:val="003F4596"/>
    <w:rsid w:val="004124BA"/>
    <w:rsid w:val="00413B0E"/>
    <w:rsid w:val="00420572"/>
    <w:rsid w:val="004220C6"/>
    <w:rsid w:val="00423C4D"/>
    <w:rsid w:val="00424079"/>
    <w:rsid w:val="00427CDB"/>
    <w:rsid w:val="00452A32"/>
    <w:rsid w:val="0045653C"/>
    <w:rsid w:val="004A770D"/>
    <w:rsid w:val="004E6B25"/>
    <w:rsid w:val="004F200B"/>
    <w:rsid w:val="00552AAA"/>
    <w:rsid w:val="00576995"/>
    <w:rsid w:val="005A084C"/>
    <w:rsid w:val="005A1AB3"/>
    <w:rsid w:val="005B06CA"/>
    <w:rsid w:val="005D16B3"/>
    <w:rsid w:val="006245E2"/>
    <w:rsid w:val="0064146D"/>
    <w:rsid w:val="00691CE9"/>
    <w:rsid w:val="006C1CC8"/>
    <w:rsid w:val="006C2134"/>
    <w:rsid w:val="006E2B2F"/>
    <w:rsid w:val="00707971"/>
    <w:rsid w:val="007166BE"/>
    <w:rsid w:val="00717324"/>
    <w:rsid w:val="00724147"/>
    <w:rsid w:val="00724DD7"/>
    <w:rsid w:val="00726C1B"/>
    <w:rsid w:val="00734AED"/>
    <w:rsid w:val="00740835"/>
    <w:rsid w:val="00741BB0"/>
    <w:rsid w:val="00760D82"/>
    <w:rsid w:val="00776015"/>
    <w:rsid w:val="00782E5B"/>
    <w:rsid w:val="007F03E0"/>
    <w:rsid w:val="00810B51"/>
    <w:rsid w:val="00836CFA"/>
    <w:rsid w:val="00854A18"/>
    <w:rsid w:val="00872257"/>
    <w:rsid w:val="00883F9C"/>
    <w:rsid w:val="008939CA"/>
    <w:rsid w:val="00897D55"/>
    <w:rsid w:val="008B3823"/>
    <w:rsid w:val="008C475F"/>
    <w:rsid w:val="008D3D6B"/>
    <w:rsid w:val="008D41AE"/>
    <w:rsid w:val="008F313F"/>
    <w:rsid w:val="008F3D5C"/>
    <w:rsid w:val="008F7F5B"/>
    <w:rsid w:val="00906111"/>
    <w:rsid w:val="00916DE4"/>
    <w:rsid w:val="00922CF2"/>
    <w:rsid w:val="00935FD0"/>
    <w:rsid w:val="0093676C"/>
    <w:rsid w:val="009774D1"/>
    <w:rsid w:val="00982C70"/>
    <w:rsid w:val="00984150"/>
    <w:rsid w:val="0099763D"/>
    <w:rsid w:val="00997902"/>
    <w:rsid w:val="009B37DB"/>
    <w:rsid w:val="009E3CB5"/>
    <w:rsid w:val="009F0589"/>
    <w:rsid w:val="00A22A2F"/>
    <w:rsid w:val="00A37A83"/>
    <w:rsid w:val="00A42530"/>
    <w:rsid w:val="00A64965"/>
    <w:rsid w:val="00A72AEC"/>
    <w:rsid w:val="00A951D7"/>
    <w:rsid w:val="00AC2EF4"/>
    <w:rsid w:val="00AD3DBA"/>
    <w:rsid w:val="00AD5151"/>
    <w:rsid w:val="00AE0879"/>
    <w:rsid w:val="00B05425"/>
    <w:rsid w:val="00B20EBB"/>
    <w:rsid w:val="00B21B5D"/>
    <w:rsid w:val="00B538D6"/>
    <w:rsid w:val="00B85EE8"/>
    <w:rsid w:val="00B876C6"/>
    <w:rsid w:val="00BA3321"/>
    <w:rsid w:val="00BB01B7"/>
    <w:rsid w:val="00BB2994"/>
    <w:rsid w:val="00BC59E2"/>
    <w:rsid w:val="00BC78C5"/>
    <w:rsid w:val="00BD0152"/>
    <w:rsid w:val="00BD3C36"/>
    <w:rsid w:val="00BE4867"/>
    <w:rsid w:val="00BF2A17"/>
    <w:rsid w:val="00BF7DA6"/>
    <w:rsid w:val="00C0301A"/>
    <w:rsid w:val="00C33EBD"/>
    <w:rsid w:val="00C5448F"/>
    <w:rsid w:val="00C968E2"/>
    <w:rsid w:val="00CC10EB"/>
    <w:rsid w:val="00CC634C"/>
    <w:rsid w:val="00CC75AF"/>
    <w:rsid w:val="00D04164"/>
    <w:rsid w:val="00D4255A"/>
    <w:rsid w:val="00D5017D"/>
    <w:rsid w:val="00D57C88"/>
    <w:rsid w:val="00D615E1"/>
    <w:rsid w:val="00D641D9"/>
    <w:rsid w:val="00DE3211"/>
    <w:rsid w:val="00E23D7A"/>
    <w:rsid w:val="00E3500E"/>
    <w:rsid w:val="00E446B9"/>
    <w:rsid w:val="00E4575C"/>
    <w:rsid w:val="00E71C31"/>
    <w:rsid w:val="00E81D27"/>
    <w:rsid w:val="00E85401"/>
    <w:rsid w:val="00EB415D"/>
    <w:rsid w:val="00ED4DF6"/>
    <w:rsid w:val="00EE4258"/>
    <w:rsid w:val="00F01ED9"/>
    <w:rsid w:val="00F225C0"/>
    <w:rsid w:val="00F22EF3"/>
    <w:rsid w:val="00F23675"/>
    <w:rsid w:val="00F23AC9"/>
    <w:rsid w:val="00F26AB6"/>
    <w:rsid w:val="00F574B7"/>
    <w:rsid w:val="00F62AA5"/>
    <w:rsid w:val="00FB21C6"/>
    <w:rsid w:val="00FC10E9"/>
    <w:rsid w:val="00FC16BA"/>
    <w:rsid w:val="00FC4B0C"/>
    <w:rsid w:val="00FC7C3E"/>
    <w:rsid w:val="00FD5B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86CDB"/>
  <w15:chartTrackingRefBased/>
  <w15:docId w15:val="{1DED9174-6D08-4832-B00D-6274BF867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1CE9"/>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lang w:eastAsia="en-US"/>
      <w14:ligatures w14:val="none"/>
    </w:rPr>
  </w:style>
  <w:style w:type="paragraph" w:styleId="Heading1">
    <w:name w:val="heading 1"/>
    <w:basedOn w:val="Normal"/>
    <w:next w:val="Normal"/>
    <w:link w:val="Heading1Char"/>
    <w:uiPriority w:val="1"/>
    <w:qFormat/>
    <w:rsid w:val="00691C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1C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1C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1C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1C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CE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CE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1CE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CE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91C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1C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1C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1C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1C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C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C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1C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CE9"/>
    <w:rPr>
      <w:rFonts w:eastAsiaTheme="majorEastAsia" w:cstheme="majorBidi"/>
      <w:color w:val="272727" w:themeColor="text1" w:themeTint="D8"/>
    </w:rPr>
  </w:style>
  <w:style w:type="paragraph" w:styleId="Title">
    <w:name w:val="Title"/>
    <w:basedOn w:val="Normal"/>
    <w:next w:val="Normal"/>
    <w:link w:val="TitleChar"/>
    <w:uiPriority w:val="10"/>
    <w:qFormat/>
    <w:rsid w:val="00691CE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C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C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C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CE9"/>
    <w:pPr>
      <w:spacing w:before="160"/>
      <w:jc w:val="center"/>
    </w:pPr>
    <w:rPr>
      <w:i/>
      <w:iCs/>
      <w:color w:val="404040" w:themeColor="text1" w:themeTint="BF"/>
    </w:rPr>
  </w:style>
  <w:style w:type="character" w:customStyle="1" w:styleId="QuoteChar">
    <w:name w:val="Quote Char"/>
    <w:basedOn w:val="DefaultParagraphFont"/>
    <w:link w:val="Quote"/>
    <w:uiPriority w:val="29"/>
    <w:rsid w:val="00691CE9"/>
    <w:rPr>
      <w:i/>
      <w:iCs/>
      <w:color w:val="404040" w:themeColor="text1" w:themeTint="BF"/>
    </w:rPr>
  </w:style>
  <w:style w:type="paragraph" w:styleId="ListParagraph">
    <w:name w:val="List Paragraph"/>
    <w:aliases w:val="Excerpt"/>
    <w:basedOn w:val="Normal"/>
    <w:link w:val="ListParagraphChar"/>
    <w:uiPriority w:val="34"/>
    <w:qFormat/>
    <w:rsid w:val="00691CE9"/>
    <w:pPr>
      <w:ind w:left="720"/>
      <w:contextualSpacing/>
    </w:pPr>
  </w:style>
  <w:style w:type="character" w:styleId="IntenseEmphasis">
    <w:name w:val="Intense Emphasis"/>
    <w:basedOn w:val="DefaultParagraphFont"/>
    <w:uiPriority w:val="21"/>
    <w:qFormat/>
    <w:rsid w:val="00691CE9"/>
    <w:rPr>
      <w:i/>
      <w:iCs/>
      <w:color w:val="0F4761" w:themeColor="accent1" w:themeShade="BF"/>
    </w:rPr>
  </w:style>
  <w:style w:type="paragraph" w:styleId="IntenseQuote">
    <w:name w:val="Intense Quote"/>
    <w:basedOn w:val="Normal"/>
    <w:next w:val="Normal"/>
    <w:link w:val="IntenseQuoteChar"/>
    <w:uiPriority w:val="30"/>
    <w:qFormat/>
    <w:rsid w:val="00691C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CE9"/>
    <w:rPr>
      <w:i/>
      <w:iCs/>
      <w:color w:val="0F4761" w:themeColor="accent1" w:themeShade="BF"/>
    </w:rPr>
  </w:style>
  <w:style w:type="character" w:styleId="IntenseReference">
    <w:name w:val="Intense Reference"/>
    <w:basedOn w:val="DefaultParagraphFont"/>
    <w:uiPriority w:val="32"/>
    <w:qFormat/>
    <w:rsid w:val="00691CE9"/>
    <w:rPr>
      <w:b/>
      <w:bCs/>
      <w:smallCaps/>
      <w:color w:val="0F4761" w:themeColor="accent1" w:themeShade="BF"/>
      <w:spacing w:val="5"/>
    </w:rPr>
  </w:style>
  <w:style w:type="paragraph" w:customStyle="1" w:styleId="AbstractClauseTitle">
    <w:name w:val="Abstract Clause Title"/>
    <w:basedOn w:val="Normal"/>
    <w:next w:val="BodyTextIndent"/>
    <w:rsid w:val="00691CE9"/>
    <w:pPr>
      <w:keepNext/>
    </w:pPr>
    <w:rPr>
      <w:rFonts w:ascii="Arial" w:hAnsi="Arial"/>
      <w:b/>
      <w:caps/>
    </w:rPr>
  </w:style>
  <w:style w:type="paragraph" w:styleId="BodyTextIndent">
    <w:name w:val="Body Text Indent"/>
    <w:basedOn w:val="Normal"/>
    <w:link w:val="BodyTextIndentChar"/>
    <w:rsid w:val="00691CE9"/>
    <w:pPr>
      <w:ind w:firstLine="360"/>
    </w:pPr>
  </w:style>
  <w:style w:type="character" w:customStyle="1" w:styleId="BodyTextIndentChar">
    <w:name w:val="Body Text Indent Char"/>
    <w:basedOn w:val="DefaultParagraphFont"/>
    <w:link w:val="BodyTextIndent"/>
    <w:rsid w:val="00691CE9"/>
    <w:rPr>
      <w:rFonts w:ascii="Times New Roman" w:eastAsia="Times New Roman" w:hAnsi="Times New Roman" w:cs="Times New Roman"/>
      <w:kern w:val="14"/>
      <w:sz w:val="20"/>
      <w:szCs w:val="20"/>
      <w:lang w:eastAsia="en-US"/>
      <w14:ligatures w14:val="none"/>
    </w:rPr>
  </w:style>
  <w:style w:type="paragraph" w:styleId="Footer">
    <w:name w:val="footer"/>
    <w:basedOn w:val="Normal"/>
    <w:next w:val="Header"/>
    <w:link w:val="FooterChar"/>
    <w:uiPriority w:val="99"/>
    <w:rsid w:val="00691CE9"/>
    <w:pPr>
      <w:tabs>
        <w:tab w:val="center" w:pos="5760"/>
        <w:tab w:val="right" w:pos="10800"/>
      </w:tabs>
    </w:pPr>
  </w:style>
  <w:style w:type="character" w:customStyle="1" w:styleId="FooterChar">
    <w:name w:val="Footer Char"/>
    <w:basedOn w:val="DefaultParagraphFont"/>
    <w:link w:val="Footer"/>
    <w:uiPriority w:val="99"/>
    <w:rsid w:val="00691CE9"/>
    <w:rPr>
      <w:rFonts w:ascii="Times New Roman" w:eastAsia="Times New Roman" w:hAnsi="Times New Roman" w:cs="Times New Roman"/>
      <w:kern w:val="14"/>
      <w:sz w:val="20"/>
      <w:szCs w:val="20"/>
      <w:lang w:eastAsia="en-US"/>
      <w14:ligatures w14:val="none"/>
    </w:rPr>
  </w:style>
  <w:style w:type="paragraph" w:customStyle="1" w:styleId="NomenclatureClauseTitle">
    <w:name w:val="Nomenclature Clause Title"/>
    <w:basedOn w:val="Normal"/>
    <w:next w:val="BodyTextIndent"/>
    <w:rsid w:val="00691CE9"/>
    <w:pPr>
      <w:keepNext/>
      <w:spacing w:before="240"/>
    </w:pPr>
    <w:rPr>
      <w:rFonts w:ascii="Arial" w:hAnsi="Arial"/>
      <w:b/>
      <w:caps/>
    </w:rPr>
  </w:style>
  <w:style w:type="character" w:styleId="Hyperlink">
    <w:name w:val="Hyperlink"/>
    <w:basedOn w:val="DefaultParagraphFont"/>
    <w:rsid w:val="00691CE9"/>
    <w:rPr>
      <w:color w:val="467886" w:themeColor="hyperlink"/>
      <w:u w:val="single"/>
    </w:rPr>
  </w:style>
  <w:style w:type="table" w:styleId="TableGrid">
    <w:name w:val="Table Grid"/>
    <w:basedOn w:val="TableNormal"/>
    <w:uiPriority w:val="59"/>
    <w:rsid w:val="00691CE9"/>
    <w:pPr>
      <w:spacing w:after="0" w:line="240" w:lineRule="auto"/>
    </w:pPr>
    <w:rPr>
      <w:rFonts w:ascii="Times New Roman" w:eastAsia="Times New Roman" w:hAnsi="Times New Roman"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Excerpt Char"/>
    <w:link w:val="ListParagraph"/>
    <w:uiPriority w:val="34"/>
    <w:locked/>
    <w:rsid w:val="00691CE9"/>
  </w:style>
  <w:style w:type="paragraph" w:customStyle="1" w:styleId="TableTitle">
    <w:name w:val="Table Title"/>
    <w:basedOn w:val="Normal"/>
    <w:rsid w:val="00691CE9"/>
    <w:pPr>
      <w:suppressAutoHyphens w:val="0"/>
      <w:overflowPunct/>
      <w:adjustRightInd/>
      <w:jc w:val="center"/>
      <w:textAlignment w:val="auto"/>
    </w:pPr>
    <w:rPr>
      <w:smallCaps/>
      <w:kern w:val="0"/>
      <w:sz w:val="16"/>
      <w:szCs w:val="16"/>
    </w:rPr>
  </w:style>
  <w:style w:type="paragraph" w:styleId="Header">
    <w:name w:val="header"/>
    <w:basedOn w:val="Normal"/>
    <w:link w:val="HeaderChar"/>
    <w:uiPriority w:val="99"/>
    <w:semiHidden/>
    <w:unhideWhenUsed/>
    <w:rsid w:val="00691CE9"/>
    <w:pPr>
      <w:tabs>
        <w:tab w:val="center" w:pos="4680"/>
        <w:tab w:val="right" w:pos="9360"/>
      </w:tabs>
    </w:pPr>
  </w:style>
  <w:style w:type="character" w:customStyle="1" w:styleId="HeaderChar">
    <w:name w:val="Header Char"/>
    <w:basedOn w:val="DefaultParagraphFont"/>
    <w:link w:val="Header"/>
    <w:uiPriority w:val="99"/>
    <w:semiHidden/>
    <w:rsid w:val="00691CE9"/>
    <w:rPr>
      <w:rFonts w:ascii="Times New Roman" w:eastAsia="Times New Roman" w:hAnsi="Times New Roman" w:cs="Times New Roman"/>
      <w:kern w:val="14"/>
      <w:sz w:val="20"/>
      <w:szCs w:val="20"/>
      <w:lang w:eastAsia="en-US"/>
      <w14:ligatures w14:val="none"/>
    </w:rPr>
  </w:style>
  <w:style w:type="paragraph" w:styleId="Revision">
    <w:name w:val="Revision"/>
    <w:hidden/>
    <w:uiPriority w:val="99"/>
    <w:semiHidden/>
    <w:rsid w:val="00032F44"/>
    <w:pPr>
      <w:spacing w:after="0" w:line="240" w:lineRule="auto"/>
    </w:pPr>
    <w:rPr>
      <w:rFonts w:ascii="Times New Roman" w:eastAsia="Times New Roman" w:hAnsi="Times New Roman" w:cs="Times New Roman"/>
      <w:kern w:val="14"/>
      <w:sz w:val="20"/>
      <w:szCs w:val="20"/>
      <w:lang w:eastAsia="en-US"/>
      <w14:ligatures w14:val="none"/>
    </w:rPr>
  </w:style>
  <w:style w:type="character" w:styleId="CommentReference">
    <w:name w:val="annotation reference"/>
    <w:basedOn w:val="DefaultParagraphFont"/>
    <w:uiPriority w:val="99"/>
    <w:semiHidden/>
    <w:unhideWhenUsed/>
    <w:rsid w:val="00032F44"/>
    <w:rPr>
      <w:sz w:val="16"/>
      <w:szCs w:val="16"/>
    </w:rPr>
  </w:style>
  <w:style w:type="paragraph" w:styleId="CommentText">
    <w:name w:val="annotation text"/>
    <w:basedOn w:val="Normal"/>
    <w:link w:val="CommentTextChar"/>
    <w:uiPriority w:val="99"/>
    <w:unhideWhenUsed/>
    <w:rsid w:val="00032F44"/>
  </w:style>
  <w:style w:type="character" w:customStyle="1" w:styleId="CommentTextChar">
    <w:name w:val="Comment Text Char"/>
    <w:basedOn w:val="DefaultParagraphFont"/>
    <w:link w:val="CommentText"/>
    <w:uiPriority w:val="99"/>
    <w:rsid w:val="00032F44"/>
    <w:rPr>
      <w:rFonts w:ascii="Times New Roman" w:eastAsia="Times New Roman" w:hAnsi="Times New Roman" w:cs="Times New Roman"/>
      <w:kern w:val="14"/>
      <w:sz w:val="20"/>
      <w:szCs w:val="20"/>
      <w:lang w:eastAsia="en-US"/>
      <w14:ligatures w14:val="none"/>
    </w:rPr>
  </w:style>
  <w:style w:type="paragraph" w:styleId="CommentSubject">
    <w:name w:val="annotation subject"/>
    <w:basedOn w:val="CommentText"/>
    <w:next w:val="CommentText"/>
    <w:link w:val="CommentSubjectChar"/>
    <w:uiPriority w:val="99"/>
    <w:semiHidden/>
    <w:unhideWhenUsed/>
    <w:rsid w:val="00032F44"/>
    <w:rPr>
      <w:b/>
      <w:bCs/>
    </w:rPr>
  </w:style>
  <w:style w:type="character" w:customStyle="1" w:styleId="CommentSubjectChar">
    <w:name w:val="Comment Subject Char"/>
    <w:basedOn w:val="CommentTextChar"/>
    <w:link w:val="CommentSubject"/>
    <w:uiPriority w:val="99"/>
    <w:semiHidden/>
    <w:rsid w:val="00032F44"/>
    <w:rPr>
      <w:rFonts w:ascii="Times New Roman" w:eastAsia="Times New Roman" w:hAnsi="Times New Roman" w:cs="Times New Roman"/>
      <w:b/>
      <w:bCs/>
      <w:kern w:val="14"/>
      <w:sz w:val="20"/>
      <w:szCs w:val="2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395882">
      <w:bodyDiv w:val="1"/>
      <w:marLeft w:val="0"/>
      <w:marRight w:val="0"/>
      <w:marTop w:val="0"/>
      <w:marBottom w:val="0"/>
      <w:divBdr>
        <w:top w:val="none" w:sz="0" w:space="0" w:color="auto"/>
        <w:left w:val="none" w:sz="0" w:space="0" w:color="auto"/>
        <w:bottom w:val="none" w:sz="0" w:space="0" w:color="auto"/>
        <w:right w:val="none" w:sz="0" w:space="0" w:color="auto"/>
      </w:divBdr>
    </w:div>
    <w:div w:id="319121788">
      <w:bodyDiv w:val="1"/>
      <w:marLeft w:val="0"/>
      <w:marRight w:val="0"/>
      <w:marTop w:val="0"/>
      <w:marBottom w:val="0"/>
      <w:divBdr>
        <w:top w:val="none" w:sz="0" w:space="0" w:color="auto"/>
        <w:left w:val="none" w:sz="0" w:space="0" w:color="auto"/>
        <w:bottom w:val="none" w:sz="0" w:space="0" w:color="auto"/>
        <w:right w:val="none" w:sz="0" w:space="0" w:color="auto"/>
      </w:divBdr>
    </w:div>
    <w:div w:id="513155079">
      <w:bodyDiv w:val="1"/>
      <w:marLeft w:val="0"/>
      <w:marRight w:val="0"/>
      <w:marTop w:val="0"/>
      <w:marBottom w:val="0"/>
      <w:divBdr>
        <w:top w:val="none" w:sz="0" w:space="0" w:color="auto"/>
        <w:left w:val="none" w:sz="0" w:space="0" w:color="auto"/>
        <w:bottom w:val="none" w:sz="0" w:space="0" w:color="auto"/>
        <w:right w:val="none" w:sz="0" w:space="0" w:color="auto"/>
      </w:divBdr>
      <w:divsChild>
        <w:div w:id="347372140">
          <w:marLeft w:val="0"/>
          <w:marRight w:val="0"/>
          <w:marTop w:val="0"/>
          <w:marBottom w:val="0"/>
          <w:divBdr>
            <w:top w:val="none" w:sz="0" w:space="0" w:color="auto"/>
            <w:left w:val="none" w:sz="0" w:space="0" w:color="auto"/>
            <w:bottom w:val="none" w:sz="0" w:space="0" w:color="auto"/>
            <w:right w:val="none" w:sz="0" w:space="0" w:color="auto"/>
          </w:divBdr>
          <w:divsChild>
            <w:div w:id="964500669">
              <w:marLeft w:val="0"/>
              <w:marRight w:val="0"/>
              <w:marTop w:val="0"/>
              <w:marBottom w:val="0"/>
              <w:divBdr>
                <w:top w:val="none" w:sz="0" w:space="0" w:color="auto"/>
                <w:left w:val="none" w:sz="0" w:space="0" w:color="auto"/>
                <w:bottom w:val="none" w:sz="0" w:space="0" w:color="auto"/>
                <w:right w:val="none" w:sz="0" w:space="0" w:color="auto"/>
              </w:divBdr>
              <w:divsChild>
                <w:div w:id="1377583153">
                  <w:marLeft w:val="0"/>
                  <w:marRight w:val="0"/>
                  <w:marTop w:val="0"/>
                  <w:marBottom w:val="0"/>
                  <w:divBdr>
                    <w:top w:val="none" w:sz="0" w:space="0" w:color="auto"/>
                    <w:left w:val="none" w:sz="0" w:space="0" w:color="auto"/>
                    <w:bottom w:val="none" w:sz="0" w:space="0" w:color="auto"/>
                    <w:right w:val="none" w:sz="0" w:space="0" w:color="auto"/>
                  </w:divBdr>
                  <w:divsChild>
                    <w:div w:id="1000087092">
                      <w:marLeft w:val="0"/>
                      <w:marRight w:val="0"/>
                      <w:marTop w:val="0"/>
                      <w:marBottom w:val="0"/>
                      <w:divBdr>
                        <w:top w:val="none" w:sz="0" w:space="0" w:color="auto"/>
                        <w:left w:val="none" w:sz="0" w:space="0" w:color="auto"/>
                        <w:bottom w:val="none" w:sz="0" w:space="0" w:color="auto"/>
                        <w:right w:val="none" w:sz="0" w:space="0" w:color="auto"/>
                      </w:divBdr>
                      <w:divsChild>
                        <w:div w:id="512575891">
                          <w:marLeft w:val="0"/>
                          <w:marRight w:val="0"/>
                          <w:marTop w:val="0"/>
                          <w:marBottom w:val="0"/>
                          <w:divBdr>
                            <w:top w:val="none" w:sz="0" w:space="0" w:color="auto"/>
                            <w:left w:val="none" w:sz="0" w:space="0" w:color="auto"/>
                            <w:bottom w:val="none" w:sz="0" w:space="0" w:color="auto"/>
                            <w:right w:val="none" w:sz="0" w:space="0" w:color="auto"/>
                          </w:divBdr>
                          <w:divsChild>
                            <w:div w:id="1557280559">
                              <w:marLeft w:val="0"/>
                              <w:marRight w:val="0"/>
                              <w:marTop w:val="0"/>
                              <w:marBottom w:val="0"/>
                              <w:divBdr>
                                <w:top w:val="none" w:sz="0" w:space="0" w:color="auto"/>
                                <w:left w:val="none" w:sz="0" w:space="0" w:color="auto"/>
                                <w:bottom w:val="none" w:sz="0" w:space="0" w:color="auto"/>
                                <w:right w:val="none" w:sz="0" w:space="0" w:color="auto"/>
                              </w:divBdr>
                              <w:divsChild>
                                <w:div w:id="1128279562">
                                  <w:marLeft w:val="0"/>
                                  <w:marRight w:val="0"/>
                                  <w:marTop w:val="0"/>
                                  <w:marBottom w:val="0"/>
                                  <w:divBdr>
                                    <w:top w:val="none" w:sz="0" w:space="0" w:color="auto"/>
                                    <w:left w:val="none" w:sz="0" w:space="0" w:color="auto"/>
                                    <w:bottom w:val="none" w:sz="0" w:space="0" w:color="auto"/>
                                    <w:right w:val="none" w:sz="0" w:space="0" w:color="auto"/>
                                  </w:divBdr>
                                  <w:divsChild>
                                    <w:div w:id="553586724">
                                      <w:marLeft w:val="0"/>
                                      <w:marRight w:val="0"/>
                                      <w:marTop w:val="0"/>
                                      <w:marBottom w:val="0"/>
                                      <w:divBdr>
                                        <w:top w:val="none" w:sz="0" w:space="0" w:color="auto"/>
                                        <w:left w:val="none" w:sz="0" w:space="0" w:color="auto"/>
                                        <w:bottom w:val="none" w:sz="0" w:space="0" w:color="auto"/>
                                        <w:right w:val="none" w:sz="0" w:space="0" w:color="auto"/>
                                      </w:divBdr>
                                      <w:divsChild>
                                        <w:div w:id="202212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310447">
      <w:bodyDiv w:val="1"/>
      <w:marLeft w:val="0"/>
      <w:marRight w:val="0"/>
      <w:marTop w:val="0"/>
      <w:marBottom w:val="0"/>
      <w:divBdr>
        <w:top w:val="none" w:sz="0" w:space="0" w:color="auto"/>
        <w:left w:val="none" w:sz="0" w:space="0" w:color="auto"/>
        <w:bottom w:val="none" w:sz="0" w:space="0" w:color="auto"/>
        <w:right w:val="none" w:sz="0" w:space="0" w:color="auto"/>
      </w:divBdr>
    </w:div>
    <w:div w:id="900680508">
      <w:bodyDiv w:val="1"/>
      <w:marLeft w:val="0"/>
      <w:marRight w:val="0"/>
      <w:marTop w:val="0"/>
      <w:marBottom w:val="0"/>
      <w:divBdr>
        <w:top w:val="none" w:sz="0" w:space="0" w:color="auto"/>
        <w:left w:val="none" w:sz="0" w:space="0" w:color="auto"/>
        <w:bottom w:val="none" w:sz="0" w:space="0" w:color="auto"/>
        <w:right w:val="none" w:sz="0" w:space="0" w:color="auto"/>
      </w:divBdr>
    </w:div>
    <w:div w:id="902519571">
      <w:bodyDiv w:val="1"/>
      <w:marLeft w:val="0"/>
      <w:marRight w:val="0"/>
      <w:marTop w:val="0"/>
      <w:marBottom w:val="0"/>
      <w:divBdr>
        <w:top w:val="none" w:sz="0" w:space="0" w:color="auto"/>
        <w:left w:val="none" w:sz="0" w:space="0" w:color="auto"/>
        <w:bottom w:val="none" w:sz="0" w:space="0" w:color="auto"/>
        <w:right w:val="none" w:sz="0" w:space="0" w:color="auto"/>
      </w:divBdr>
    </w:div>
    <w:div w:id="1603611856">
      <w:bodyDiv w:val="1"/>
      <w:marLeft w:val="0"/>
      <w:marRight w:val="0"/>
      <w:marTop w:val="0"/>
      <w:marBottom w:val="0"/>
      <w:divBdr>
        <w:top w:val="none" w:sz="0" w:space="0" w:color="auto"/>
        <w:left w:val="none" w:sz="0" w:space="0" w:color="auto"/>
        <w:bottom w:val="none" w:sz="0" w:space="0" w:color="auto"/>
        <w:right w:val="none" w:sz="0" w:space="0" w:color="auto"/>
      </w:divBdr>
      <w:divsChild>
        <w:div w:id="330108131">
          <w:marLeft w:val="0"/>
          <w:marRight w:val="0"/>
          <w:marTop w:val="0"/>
          <w:marBottom w:val="0"/>
          <w:divBdr>
            <w:top w:val="none" w:sz="0" w:space="0" w:color="auto"/>
            <w:left w:val="none" w:sz="0" w:space="0" w:color="auto"/>
            <w:bottom w:val="none" w:sz="0" w:space="0" w:color="auto"/>
            <w:right w:val="none" w:sz="0" w:space="0" w:color="auto"/>
          </w:divBdr>
          <w:divsChild>
            <w:div w:id="1923829219">
              <w:marLeft w:val="0"/>
              <w:marRight w:val="0"/>
              <w:marTop w:val="0"/>
              <w:marBottom w:val="0"/>
              <w:divBdr>
                <w:top w:val="none" w:sz="0" w:space="0" w:color="auto"/>
                <w:left w:val="none" w:sz="0" w:space="0" w:color="auto"/>
                <w:bottom w:val="none" w:sz="0" w:space="0" w:color="auto"/>
                <w:right w:val="none" w:sz="0" w:space="0" w:color="auto"/>
              </w:divBdr>
              <w:divsChild>
                <w:div w:id="1414159319">
                  <w:marLeft w:val="0"/>
                  <w:marRight w:val="0"/>
                  <w:marTop w:val="0"/>
                  <w:marBottom w:val="0"/>
                  <w:divBdr>
                    <w:top w:val="none" w:sz="0" w:space="0" w:color="auto"/>
                    <w:left w:val="none" w:sz="0" w:space="0" w:color="auto"/>
                    <w:bottom w:val="none" w:sz="0" w:space="0" w:color="auto"/>
                    <w:right w:val="none" w:sz="0" w:space="0" w:color="auto"/>
                  </w:divBdr>
                  <w:divsChild>
                    <w:div w:id="1695033582">
                      <w:marLeft w:val="0"/>
                      <w:marRight w:val="0"/>
                      <w:marTop w:val="0"/>
                      <w:marBottom w:val="0"/>
                      <w:divBdr>
                        <w:top w:val="none" w:sz="0" w:space="0" w:color="auto"/>
                        <w:left w:val="none" w:sz="0" w:space="0" w:color="auto"/>
                        <w:bottom w:val="none" w:sz="0" w:space="0" w:color="auto"/>
                        <w:right w:val="none" w:sz="0" w:space="0" w:color="auto"/>
                      </w:divBdr>
                      <w:divsChild>
                        <w:div w:id="1297907380">
                          <w:marLeft w:val="0"/>
                          <w:marRight w:val="0"/>
                          <w:marTop w:val="0"/>
                          <w:marBottom w:val="0"/>
                          <w:divBdr>
                            <w:top w:val="none" w:sz="0" w:space="0" w:color="auto"/>
                            <w:left w:val="none" w:sz="0" w:space="0" w:color="auto"/>
                            <w:bottom w:val="none" w:sz="0" w:space="0" w:color="auto"/>
                            <w:right w:val="none" w:sz="0" w:space="0" w:color="auto"/>
                          </w:divBdr>
                          <w:divsChild>
                            <w:div w:id="949513482">
                              <w:marLeft w:val="0"/>
                              <w:marRight w:val="0"/>
                              <w:marTop w:val="0"/>
                              <w:marBottom w:val="0"/>
                              <w:divBdr>
                                <w:top w:val="none" w:sz="0" w:space="0" w:color="auto"/>
                                <w:left w:val="none" w:sz="0" w:space="0" w:color="auto"/>
                                <w:bottom w:val="none" w:sz="0" w:space="0" w:color="auto"/>
                                <w:right w:val="none" w:sz="0" w:space="0" w:color="auto"/>
                              </w:divBdr>
                              <w:divsChild>
                                <w:div w:id="823394502">
                                  <w:marLeft w:val="0"/>
                                  <w:marRight w:val="0"/>
                                  <w:marTop w:val="0"/>
                                  <w:marBottom w:val="0"/>
                                  <w:divBdr>
                                    <w:top w:val="none" w:sz="0" w:space="0" w:color="auto"/>
                                    <w:left w:val="none" w:sz="0" w:space="0" w:color="auto"/>
                                    <w:bottom w:val="none" w:sz="0" w:space="0" w:color="auto"/>
                                    <w:right w:val="none" w:sz="0" w:space="0" w:color="auto"/>
                                  </w:divBdr>
                                  <w:divsChild>
                                    <w:div w:id="809713022">
                                      <w:marLeft w:val="0"/>
                                      <w:marRight w:val="0"/>
                                      <w:marTop w:val="0"/>
                                      <w:marBottom w:val="0"/>
                                      <w:divBdr>
                                        <w:top w:val="none" w:sz="0" w:space="0" w:color="auto"/>
                                        <w:left w:val="none" w:sz="0" w:space="0" w:color="auto"/>
                                        <w:bottom w:val="none" w:sz="0" w:space="0" w:color="auto"/>
                                        <w:right w:val="none" w:sz="0" w:space="0" w:color="auto"/>
                                      </w:divBdr>
                                      <w:divsChild>
                                        <w:div w:id="181117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doi.org/10.1016/j.rser.2018.03.003"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dbc41a5-4aea-4acb-894a-f897cec85741">
      <Terms xmlns="http://schemas.microsoft.com/office/infopath/2007/PartnerControls"/>
    </lcf76f155ced4ddcb4097134ff3c332f>
    <TaxCatchAll xmlns="51ea7bad-18d4-489b-beb8-f369d1c50f7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3AC01A63CBA9646B268AB90C5A7D3C1" ma:contentTypeVersion="15" ma:contentTypeDescription="Create a new document." ma:contentTypeScope="" ma:versionID="623ffab17d365810266d653bbcbc9757">
  <xsd:schema xmlns:xsd="http://www.w3.org/2001/XMLSchema" xmlns:xs="http://www.w3.org/2001/XMLSchema" xmlns:p="http://schemas.microsoft.com/office/2006/metadata/properties" xmlns:ns2="5dbc41a5-4aea-4acb-894a-f897cec85741" xmlns:ns3="51ea7bad-18d4-489b-beb8-f369d1c50f7e" targetNamespace="http://schemas.microsoft.com/office/2006/metadata/properties" ma:root="true" ma:fieldsID="eef105344f4c61fc47941443ff910da2" ns2:_="" ns3:_="">
    <xsd:import namespace="5dbc41a5-4aea-4acb-894a-f897cec85741"/>
    <xsd:import namespace="51ea7bad-18d4-489b-beb8-f369d1c50f7e"/>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SearchPropertie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c41a5-4aea-4acb-894a-f897cec857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ae9a0c85-7947-4de8-8007-231928f82877" ma:termSetId="09814cd3-568e-fe90-9814-8d621ff8fb84" ma:anchorId="fba54fb3-c3e1-fe81-a776-ca4b69148c4d" ma:open="true" ma:isKeyword="false">
      <xsd:complexType>
        <xsd:sequence>
          <xsd:element ref="pc:Terms" minOccurs="0" maxOccurs="1"/>
        </xsd:sequence>
      </xsd:complex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1ea7bad-18d4-489b-beb8-f369d1c50f7e"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b21a8e99-26ab-463b-b35a-beb2d50425dc}" ma:internalName="TaxCatchAll" ma:showField="CatchAllData" ma:web="51ea7bad-18d4-489b-beb8-f369d1c50f7e">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A9693F-7C3C-486C-9CF8-F03068B0AD7B}">
  <ds:schemaRefs>
    <ds:schemaRef ds:uri="http://schemas.microsoft.com/sharepoint/v3/contenttype/forms"/>
  </ds:schemaRefs>
</ds:datastoreItem>
</file>

<file path=customXml/itemProps2.xml><?xml version="1.0" encoding="utf-8"?>
<ds:datastoreItem xmlns:ds="http://schemas.openxmlformats.org/officeDocument/2006/customXml" ds:itemID="{46214257-4D36-440B-8A97-C92908EF4E1A}">
  <ds:schemaRefs>
    <ds:schemaRef ds:uri="http://schemas.microsoft.com/office/2006/metadata/properties"/>
    <ds:schemaRef ds:uri="http://schemas.microsoft.com/office/infopath/2007/PartnerControls"/>
    <ds:schemaRef ds:uri="5dbc41a5-4aea-4acb-894a-f897cec85741"/>
    <ds:schemaRef ds:uri="51ea7bad-18d4-489b-beb8-f369d1c50f7e"/>
  </ds:schemaRefs>
</ds:datastoreItem>
</file>

<file path=customXml/itemProps3.xml><?xml version="1.0" encoding="utf-8"?>
<ds:datastoreItem xmlns:ds="http://schemas.openxmlformats.org/officeDocument/2006/customXml" ds:itemID="{635393DB-1DF6-4F48-8C85-7763FDF7FC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c41a5-4aea-4acb-894a-f897cec85741"/>
    <ds:schemaRef ds:uri="51ea7bad-18d4-489b-beb8-f369d1c50f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5603</Words>
  <Characters>31939</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Taylor L.</dc:creator>
  <cp:keywords/>
  <dc:description/>
  <cp:lastModifiedBy>Johnson, Taylor Lynne</cp:lastModifiedBy>
  <cp:revision>2</cp:revision>
  <dcterms:created xsi:type="dcterms:W3CDTF">2025-08-29T20:59:00Z</dcterms:created>
  <dcterms:modified xsi:type="dcterms:W3CDTF">2025-08-29T20:59:00Z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0x010100A3AC01A63CBA9646B268AB90C5A7D3C1</vt:lpwstr>
  </property>
  <property fmtid="{D5CDD505-2E9C-101B-9397-08002B2CF9AE}" pid="3" name="MediaServiceImageTags">
    <vt:lpwstr/>
  </property>
</Properties>
</file>